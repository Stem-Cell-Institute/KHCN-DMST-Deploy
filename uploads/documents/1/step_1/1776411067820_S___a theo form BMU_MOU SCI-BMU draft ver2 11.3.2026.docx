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76F9" w14:textId="57C043FA" w:rsidR="001D11BF" w:rsidRDefault="0090586B" w:rsidP="001D11BF">
      <w:pPr>
        <w:pStyle w:val="NormalWeb"/>
      </w:pPr>
      <w:r w:rsidRPr="00D00E8A">
        <w:rPr>
          <w:noProof/>
        </w:rPr>
        <w:drawing>
          <wp:anchor distT="0" distB="0" distL="114300" distR="114300" simplePos="0" relativeHeight="251659264" behindDoc="1" locked="0" layoutInCell="1" allowOverlap="1" wp14:anchorId="258F1DCF" wp14:editId="1AAB3048">
            <wp:simplePos x="0" y="0"/>
            <wp:positionH relativeFrom="margin">
              <wp:posOffset>3048635</wp:posOffset>
            </wp:positionH>
            <wp:positionV relativeFrom="paragraph">
              <wp:posOffset>289560</wp:posOffset>
            </wp:positionV>
            <wp:extent cx="2686050" cy="974725"/>
            <wp:effectExtent l="0" t="0" r="0" b="0"/>
            <wp:wrapTight wrapText="bothSides">
              <wp:wrapPolygon edited="0">
                <wp:start x="1379" y="844"/>
                <wp:lineTo x="153" y="8021"/>
                <wp:lineTo x="613" y="17308"/>
                <wp:lineTo x="3064" y="20263"/>
                <wp:lineTo x="4596" y="21107"/>
                <wp:lineTo x="5515" y="21107"/>
                <wp:lineTo x="16698" y="20263"/>
                <wp:lineTo x="20987" y="18997"/>
                <wp:lineTo x="20374" y="8443"/>
                <wp:lineTo x="21140" y="2533"/>
                <wp:lineTo x="19915" y="2111"/>
                <wp:lineTo x="2145" y="844"/>
                <wp:lineTo x="1379" y="844"/>
              </wp:wrapPolygon>
            </wp:wrapTight>
            <wp:docPr id="4" name="Picture 4" descr="C:\Users\Admin\AppData\Local\Microsoft\Windows\INetCacheContent.Word\BMTU-BLOBID1735952080195-2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BMTU-BLOBID1735952080195-2330.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86050" cy="974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207A6AC2" wp14:editId="01CE3BF5">
            <wp:simplePos x="0" y="0"/>
            <wp:positionH relativeFrom="column">
              <wp:posOffset>874437</wp:posOffset>
            </wp:positionH>
            <wp:positionV relativeFrom="paragraph">
              <wp:posOffset>119380</wp:posOffset>
            </wp:positionV>
            <wp:extent cx="1264920" cy="1264920"/>
            <wp:effectExtent l="0" t="0" r="0" b="0"/>
            <wp:wrapTight wrapText="bothSides">
              <wp:wrapPolygon edited="0">
                <wp:start x="8458" y="325"/>
                <wp:lineTo x="5855" y="1627"/>
                <wp:lineTo x="1301" y="4880"/>
                <wp:lineTo x="0" y="11386"/>
                <wp:lineTo x="1952" y="16590"/>
                <wp:lineTo x="1952" y="17566"/>
                <wp:lineTo x="7157" y="20494"/>
                <wp:lineTo x="8783" y="21145"/>
                <wp:lineTo x="12036" y="21145"/>
                <wp:lineTo x="13663" y="20494"/>
                <wp:lineTo x="18867" y="17566"/>
                <wp:lineTo x="18867" y="16590"/>
                <wp:lineTo x="20819" y="11711"/>
                <wp:lineTo x="19843" y="5530"/>
                <wp:lineTo x="14639" y="1301"/>
                <wp:lineTo x="12687" y="325"/>
                <wp:lineTo x="8458" y="325"/>
              </wp:wrapPolygon>
            </wp:wrapTight>
            <wp:docPr id="3" name="Picture 3" descr="C:\Users\Admin\Desktop\Tháng 3 năm 2026\1. Check form MOU_02.03.2026\Logo Viện Tế bào gốc, Trường Đại học Khoa học Tự nhiên, ĐHQG-H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Tháng 3 năm 2026\1. Check form MOU_02.03.2026\Logo Viện Tế bào gốc, Trường Đại học Khoa học Tự nhiên, ĐHQG-HC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64920" cy="1264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743B7F" w14:textId="2503A3CD" w:rsidR="000F0D4C" w:rsidRPr="004C6C8A" w:rsidRDefault="001D11BF" w:rsidP="001D11BF">
      <w:pPr>
        <w:spacing w:beforeLines="40" w:before="96" w:afterLines="40" w:after="96"/>
        <w:rPr>
          <w:lang w:val="vi-VN"/>
        </w:rPr>
      </w:pPr>
      <w:r w:rsidRPr="00D00E8A">
        <w:rPr>
          <w:noProof/>
        </w:rPr>
        <w:t xml:space="preserve"> </w:t>
      </w:r>
    </w:p>
    <w:p w14:paraId="3603CD4D" w14:textId="5DE9B9DC" w:rsidR="00A51E7C" w:rsidRDefault="00A51E7C" w:rsidP="00A51E7C">
      <w:pPr>
        <w:pStyle w:val="NormalWeb"/>
      </w:pPr>
    </w:p>
    <w:p w14:paraId="3F20E8A9" w14:textId="7E5E4772" w:rsidR="00111D43" w:rsidRPr="000049C0" w:rsidRDefault="00111D43" w:rsidP="00A51E7C">
      <w:pPr>
        <w:pStyle w:val="Title"/>
        <w:spacing w:beforeLines="40" w:before="96" w:afterLines="40" w:after="96"/>
      </w:pPr>
    </w:p>
    <w:p w14:paraId="7C69D99D" w14:textId="1F08ABA5" w:rsidR="00680909" w:rsidRDefault="00680909" w:rsidP="00B56F8D">
      <w:pPr>
        <w:pStyle w:val="Title"/>
        <w:spacing w:beforeLines="40" w:before="96" w:afterLines="40" w:after="96"/>
        <w:rPr>
          <w:lang w:val="vi-VN"/>
        </w:rPr>
      </w:pPr>
    </w:p>
    <w:p w14:paraId="361B679B" w14:textId="6C8A783A" w:rsidR="000F0D4C" w:rsidRPr="004C6C8A" w:rsidRDefault="000049C0" w:rsidP="00B56F8D">
      <w:pPr>
        <w:pStyle w:val="Title"/>
        <w:spacing w:beforeLines="40" w:before="96" w:afterLines="40" w:after="96"/>
        <w:rPr>
          <w:lang w:val="vi-VN"/>
        </w:rPr>
      </w:pPr>
      <w:r w:rsidRPr="004C6C8A">
        <w:rPr>
          <w:lang w:val="vi-VN"/>
        </w:rPr>
        <w:t>BIÊN BẢN GHI NHỚ HỢP TÁC</w:t>
      </w:r>
    </w:p>
    <w:p w14:paraId="54627182" w14:textId="12FC2798" w:rsidR="000F0D4C" w:rsidRDefault="000049C0" w:rsidP="00B56F8D">
      <w:pPr>
        <w:pStyle w:val="Title"/>
        <w:spacing w:beforeLines="40" w:before="96" w:afterLines="40" w:after="96"/>
        <w:rPr>
          <w:lang w:val="vi-VN"/>
        </w:rPr>
      </w:pPr>
      <w:r w:rsidRPr="004C6C8A">
        <w:rPr>
          <w:lang w:val="vi-VN"/>
        </w:rPr>
        <w:t>(MEMORANDUM OF UNDERSTANDING - MOU)</w:t>
      </w:r>
    </w:p>
    <w:p w14:paraId="6E87ABC3" w14:textId="77777777" w:rsidR="000049C0" w:rsidRPr="004C6C8A" w:rsidRDefault="000049C0" w:rsidP="00B56F8D">
      <w:pPr>
        <w:pStyle w:val="Title"/>
        <w:spacing w:beforeLines="40" w:before="96" w:afterLines="40" w:after="96"/>
        <w:rPr>
          <w:lang w:val="vi-VN"/>
        </w:rPr>
      </w:pPr>
    </w:p>
    <w:p w14:paraId="5866B85A" w14:textId="77BB3E0B" w:rsidR="007A0485" w:rsidRDefault="007A0485" w:rsidP="00B56F8D">
      <w:pPr>
        <w:spacing w:beforeLines="40" w:before="96" w:afterLines="40" w:after="96"/>
        <w:ind w:firstLine="567"/>
        <w:jc w:val="both"/>
        <w:rPr>
          <w:i/>
          <w:iCs/>
          <w:lang w:val="vi-VN"/>
        </w:rPr>
      </w:pPr>
      <w:r w:rsidRPr="004C6C8A">
        <w:rPr>
          <w:i/>
          <w:iCs/>
          <w:lang w:val="vi-VN"/>
        </w:rPr>
        <w:t>Căn cứ vào chức năng, nhiệm vụ và nguyện vọng hợp tác của hai bên,</w:t>
      </w:r>
    </w:p>
    <w:p w14:paraId="5FA97E03" w14:textId="3E01715C" w:rsidR="000F0D4C" w:rsidRPr="004C6C8A" w:rsidRDefault="000049C0" w:rsidP="00B56F8D">
      <w:pPr>
        <w:spacing w:beforeLines="40" w:before="96" w:afterLines="40" w:after="96"/>
        <w:ind w:firstLine="567"/>
        <w:jc w:val="both"/>
        <w:rPr>
          <w:lang w:val="vi-VN"/>
        </w:rPr>
      </w:pPr>
      <w:r w:rsidRPr="004C6C8A">
        <w:rPr>
          <w:i/>
          <w:iCs/>
          <w:lang w:val="vi-VN"/>
        </w:rPr>
        <w:t>Hôm nay, ngày ___ tháng ___ năm 2026, tại ___________________________, chúng tôi gồm:</w:t>
      </w:r>
    </w:p>
    <w:p w14:paraId="0454279D" w14:textId="77777777" w:rsidR="000F0D4C" w:rsidRPr="004C6C8A" w:rsidRDefault="000049C0" w:rsidP="00B56F8D">
      <w:pPr>
        <w:pStyle w:val="Heading1"/>
        <w:spacing w:beforeLines="40" w:before="96" w:afterLines="40" w:after="96"/>
        <w:ind w:firstLine="567"/>
        <w:rPr>
          <w:lang w:val="vi-VN"/>
        </w:rPr>
      </w:pPr>
      <w:r w:rsidRPr="004C6C8A">
        <w:rPr>
          <w:lang w:val="vi-VN"/>
        </w:rPr>
        <w:t>BÊN A: VIỆN TẾ BÀO GỐC</w:t>
      </w:r>
    </w:p>
    <w:p w14:paraId="2B806271" w14:textId="191EE42C" w:rsidR="000F0D4C" w:rsidRPr="004C6C8A" w:rsidRDefault="000049C0" w:rsidP="00B56F8D">
      <w:pPr>
        <w:spacing w:beforeLines="40" w:before="96" w:afterLines="40" w:after="96"/>
        <w:ind w:firstLine="567"/>
        <w:jc w:val="both"/>
        <w:rPr>
          <w:b/>
          <w:bCs/>
          <w:lang w:val="vi-VN"/>
        </w:rPr>
      </w:pPr>
      <w:r w:rsidRPr="004C6C8A">
        <w:rPr>
          <w:lang w:val="vi-VN"/>
        </w:rPr>
        <w:t xml:space="preserve">Tên đầy đủ: </w:t>
      </w:r>
      <w:r w:rsidR="00DC10F2" w:rsidRPr="004C6C8A">
        <w:rPr>
          <w:b/>
          <w:bCs/>
          <w:lang w:val="vi-VN"/>
        </w:rPr>
        <w:t>Viện Tế bào gốc, Trường Đại học Khoa học Tự nhiên, ĐHQG-HCM</w:t>
      </w:r>
    </w:p>
    <w:p w14:paraId="21775129" w14:textId="02C7F094" w:rsidR="00DC10F2" w:rsidRPr="004C6C8A" w:rsidRDefault="00DC10F2" w:rsidP="00B56F8D">
      <w:pPr>
        <w:spacing w:beforeLines="40" w:before="96" w:afterLines="40" w:after="96"/>
        <w:ind w:firstLine="567"/>
        <w:jc w:val="both"/>
        <w:rPr>
          <w:lang w:val="vi-VN"/>
        </w:rPr>
      </w:pPr>
      <w:r w:rsidRPr="004C6C8A">
        <w:rPr>
          <w:lang w:val="vi-VN"/>
        </w:rPr>
        <w:t xml:space="preserve">Tên giao dịch quốc tế: Stem Cell Institute (VNUHCM-US SCI) </w:t>
      </w:r>
    </w:p>
    <w:p w14:paraId="774D4990" w14:textId="7B45E053" w:rsidR="000F0D4C" w:rsidRPr="004C6C8A" w:rsidRDefault="000049C0" w:rsidP="00B56F8D">
      <w:pPr>
        <w:spacing w:beforeLines="40" w:before="96" w:afterLines="40" w:after="96"/>
        <w:ind w:firstLine="567"/>
        <w:jc w:val="both"/>
        <w:rPr>
          <w:lang w:val="vi-VN"/>
        </w:rPr>
      </w:pPr>
      <w:r w:rsidRPr="004C6C8A">
        <w:rPr>
          <w:lang w:val="vi-VN"/>
        </w:rPr>
        <w:t xml:space="preserve">Địa chỉ: </w:t>
      </w:r>
      <w:r w:rsidR="00DC10F2" w:rsidRPr="004C6C8A">
        <w:rPr>
          <w:lang w:val="vi-VN"/>
        </w:rPr>
        <w:t>Toà nhà B23, Khu phố 6, phường Linh Xuân, Tp Hồ Chí Minh</w:t>
      </w:r>
    </w:p>
    <w:p w14:paraId="6B0C0236" w14:textId="490BF6DF" w:rsidR="000F0D4C" w:rsidRPr="004C6C8A" w:rsidRDefault="000049C0" w:rsidP="00B56F8D">
      <w:pPr>
        <w:spacing w:beforeLines="40" w:before="96" w:afterLines="40" w:after="96"/>
        <w:ind w:firstLine="567"/>
        <w:jc w:val="both"/>
        <w:rPr>
          <w:b/>
          <w:bCs/>
          <w:lang w:val="vi-VN"/>
        </w:rPr>
      </w:pPr>
      <w:r w:rsidRPr="004C6C8A">
        <w:rPr>
          <w:lang w:val="vi-VN"/>
        </w:rPr>
        <w:t xml:space="preserve">Điện thoại: </w:t>
      </w:r>
      <w:r w:rsidR="00DC10F2" w:rsidRPr="004C6C8A">
        <w:rPr>
          <w:b/>
          <w:bCs/>
          <w:lang w:val="vi-VN"/>
        </w:rPr>
        <w:t>028 3636 1206</w:t>
      </w:r>
      <w:r w:rsidRPr="004C6C8A">
        <w:rPr>
          <w:lang w:val="vi-VN"/>
        </w:rPr>
        <w:t xml:space="preserve">     </w:t>
      </w:r>
      <w:r w:rsidR="00DC10F2" w:rsidRPr="004C6C8A">
        <w:rPr>
          <w:b/>
          <w:bCs/>
          <w:lang w:val="vi-VN"/>
        </w:rPr>
        <w:t xml:space="preserve"> </w:t>
      </w:r>
      <w:r w:rsidR="00DC10F2" w:rsidRPr="004C6C8A">
        <w:rPr>
          <w:lang w:val="vi-VN"/>
        </w:rPr>
        <w:t xml:space="preserve">Website: </w:t>
      </w:r>
      <w:r w:rsidR="00DC10F2" w:rsidRPr="004C6C8A">
        <w:rPr>
          <w:b/>
          <w:bCs/>
          <w:lang w:val="vi-VN"/>
        </w:rPr>
        <w:t>https://sci.edu.vn/</w:t>
      </w:r>
    </w:p>
    <w:p w14:paraId="46BDB6D8" w14:textId="4BEF42FD" w:rsidR="000F0D4C" w:rsidRPr="004C6C8A" w:rsidRDefault="000049C0" w:rsidP="00B56F8D">
      <w:pPr>
        <w:spacing w:beforeLines="40" w:before="96" w:afterLines="40" w:after="96"/>
        <w:ind w:firstLine="567"/>
        <w:jc w:val="both"/>
        <w:rPr>
          <w:lang w:val="vi-VN"/>
        </w:rPr>
      </w:pPr>
      <w:r w:rsidRPr="004C6C8A">
        <w:rPr>
          <w:lang w:val="vi-VN"/>
        </w:rPr>
        <w:t xml:space="preserve">Đại diện: </w:t>
      </w:r>
      <w:r w:rsidR="000402E4" w:rsidRPr="004C6C8A">
        <w:rPr>
          <w:b/>
          <w:bCs/>
          <w:lang w:val="vi-VN"/>
        </w:rPr>
        <w:t>PGS.TS. Phạm Văn Phúc</w:t>
      </w:r>
      <w:r w:rsidRPr="004C6C8A">
        <w:rPr>
          <w:lang w:val="vi-VN"/>
        </w:rPr>
        <w:t xml:space="preserve">   Chức vụ: </w:t>
      </w:r>
      <w:r w:rsidR="000402E4" w:rsidRPr="004C6C8A">
        <w:rPr>
          <w:b/>
          <w:bCs/>
          <w:lang w:val="vi-VN"/>
        </w:rPr>
        <w:t>Viện trưởng</w:t>
      </w:r>
    </w:p>
    <w:p w14:paraId="771C6597" w14:textId="77777777" w:rsidR="000F0D4C" w:rsidRPr="004C6C8A" w:rsidRDefault="000049C0" w:rsidP="00B56F8D">
      <w:pPr>
        <w:pStyle w:val="Heading1"/>
        <w:spacing w:beforeLines="40" w:before="96" w:afterLines="40" w:after="96"/>
        <w:ind w:firstLine="567"/>
        <w:rPr>
          <w:lang w:val="vi-VN"/>
        </w:rPr>
      </w:pPr>
      <w:r w:rsidRPr="004C6C8A">
        <w:rPr>
          <w:lang w:val="vi-VN"/>
        </w:rPr>
        <w:t>BÊN B: TRƯỜNG ĐẠI HỌC Y DƯỢC BUÔN MA THUỘT</w:t>
      </w:r>
    </w:p>
    <w:p w14:paraId="17724BFE" w14:textId="77777777" w:rsidR="000F0D4C" w:rsidRPr="004C6C8A" w:rsidRDefault="000049C0" w:rsidP="00B56F8D">
      <w:pPr>
        <w:spacing w:beforeLines="40" w:before="96" w:afterLines="40" w:after="96"/>
        <w:ind w:firstLine="567"/>
        <w:jc w:val="both"/>
        <w:rPr>
          <w:lang w:val="vi-VN"/>
        </w:rPr>
      </w:pPr>
      <w:r w:rsidRPr="004C6C8A">
        <w:rPr>
          <w:lang w:val="vi-VN"/>
        </w:rPr>
        <w:t xml:space="preserve">Tên giao dịch quốc tế: </w:t>
      </w:r>
      <w:r w:rsidRPr="004C6C8A">
        <w:rPr>
          <w:b/>
          <w:bCs/>
          <w:lang w:val="vi-VN"/>
        </w:rPr>
        <w:t>Buon Ma Thuot Medical University (BMU)</w:t>
      </w:r>
    </w:p>
    <w:p w14:paraId="16DA05C0" w14:textId="32B2A757" w:rsidR="000F0D4C" w:rsidRPr="004C6C8A" w:rsidRDefault="000049C0" w:rsidP="00B56F8D">
      <w:pPr>
        <w:spacing w:beforeLines="40" w:before="96" w:afterLines="40" w:after="96"/>
        <w:ind w:firstLine="567"/>
        <w:jc w:val="both"/>
        <w:rPr>
          <w:lang w:val="vi-VN"/>
        </w:rPr>
      </w:pPr>
      <w:r w:rsidRPr="004C6C8A">
        <w:rPr>
          <w:lang w:val="vi-VN"/>
        </w:rPr>
        <w:t xml:space="preserve">Địa chỉ: </w:t>
      </w:r>
      <w:r w:rsidRPr="004C6C8A">
        <w:rPr>
          <w:b/>
          <w:bCs/>
          <w:lang w:val="vi-VN"/>
        </w:rPr>
        <w:t xml:space="preserve">Số 298 Hà Huy Tập, phường Tân An, </w:t>
      </w:r>
      <w:del w:id="0" w:author="Nguyen Tinh" w:date="2026-01-28T14:28:00Z">
        <w:r w:rsidRPr="004C6C8A" w:rsidDel="004C6C8A">
          <w:rPr>
            <w:b/>
            <w:bCs/>
            <w:lang w:val="vi-VN"/>
          </w:rPr>
          <w:delText xml:space="preserve">TP. Buôn Ma Thuột, </w:delText>
        </w:r>
      </w:del>
      <w:r w:rsidRPr="004C6C8A">
        <w:rPr>
          <w:b/>
          <w:bCs/>
          <w:lang w:val="vi-VN"/>
        </w:rPr>
        <w:t>tỉnh Đắk Lắk</w:t>
      </w:r>
    </w:p>
    <w:p w14:paraId="451B4C40" w14:textId="77777777" w:rsidR="000F0D4C" w:rsidRPr="004C6C8A" w:rsidRDefault="000049C0" w:rsidP="00B56F8D">
      <w:pPr>
        <w:spacing w:beforeLines="40" w:before="96" w:afterLines="40" w:after="96"/>
        <w:ind w:firstLine="567"/>
        <w:jc w:val="both"/>
        <w:rPr>
          <w:lang w:val="vi-VN"/>
        </w:rPr>
      </w:pPr>
      <w:r w:rsidRPr="004C6C8A">
        <w:rPr>
          <w:lang w:val="vi-VN"/>
        </w:rPr>
        <w:t xml:space="preserve">Điện thoại: </w:t>
      </w:r>
      <w:r w:rsidRPr="004C6C8A">
        <w:rPr>
          <w:b/>
          <w:bCs/>
          <w:lang w:val="vi-VN"/>
        </w:rPr>
        <w:t>02623 98 66 88</w:t>
      </w:r>
      <w:r w:rsidRPr="004C6C8A">
        <w:rPr>
          <w:lang w:val="vi-VN"/>
        </w:rPr>
        <w:t xml:space="preserve">     Website: </w:t>
      </w:r>
      <w:r w:rsidRPr="004C6C8A">
        <w:rPr>
          <w:b/>
          <w:bCs/>
          <w:lang w:val="vi-VN"/>
        </w:rPr>
        <w:t>www.bmu.edu.vn</w:t>
      </w:r>
    </w:p>
    <w:p w14:paraId="43490140" w14:textId="2BD2699E" w:rsidR="000F0D4C" w:rsidRPr="004C6C8A" w:rsidRDefault="000049C0" w:rsidP="00B56F8D">
      <w:pPr>
        <w:spacing w:beforeLines="40" w:before="96" w:afterLines="40" w:after="96"/>
        <w:ind w:firstLine="567"/>
        <w:jc w:val="both"/>
        <w:rPr>
          <w:lang w:val="vi-VN"/>
        </w:rPr>
      </w:pPr>
      <w:r w:rsidRPr="004C6C8A">
        <w:rPr>
          <w:lang w:val="vi-VN"/>
        </w:rPr>
        <w:t xml:space="preserve">Đại diện: </w:t>
      </w:r>
      <w:del w:id="1" w:author="Nguyen Tinh" w:date="2026-01-28T14:28:00Z">
        <w:r w:rsidRPr="004C6C8A" w:rsidDel="004C6C8A">
          <w:rPr>
            <w:b/>
            <w:bCs/>
            <w:lang w:val="vi-VN"/>
          </w:rPr>
          <w:delText>______________________________</w:delText>
        </w:r>
        <w:r w:rsidRPr="004C6C8A" w:rsidDel="004C6C8A">
          <w:rPr>
            <w:lang w:val="vi-VN"/>
          </w:rPr>
          <w:delText xml:space="preserve">   </w:delText>
        </w:r>
      </w:del>
      <w:ins w:id="2" w:author="Nguyen Tinh" w:date="2026-01-28T14:28:00Z">
        <w:r w:rsidR="004C6C8A" w:rsidRPr="004C6C8A">
          <w:rPr>
            <w:b/>
            <w:bCs/>
            <w:lang w:val="vi-VN"/>
            <w:rPrChange w:id="3" w:author="Nguyen Tinh" w:date="2026-01-28T14:28:00Z">
              <w:rPr>
                <w:b/>
                <w:bCs/>
              </w:rPr>
            </w:rPrChange>
          </w:rPr>
          <w:t>GS.TS. Cao Tiến Đức</w:t>
        </w:r>
        <w:r w:rsidR="004C6C8A" w:rsidRPr="004C6C8A">
          <w:rPr>
            <w:lang w:val="vi-VN"/>
          </w:rPr>
          <w:t xml:space="preserve">   </w:t>
        </w:r>
      </w:ins>
      <w:r w:rsidRPr="004C6C8A">
        <w:rPr>
          <w:lang w:val="vi-VN"/>
        </w:rPr>
        <w:t xml:space="preserve">Chức vụ: </w:t>
      </w:r>
      <w:ins w:id="4" w:author="Nguyen Tinh" w:date="2026-01-28T14:28:00Z">
        <w:r w:rsidR="004C6C8A" w:rsidRPr="004C6C8A">
          <w:rPr>
            <w:lang w:val="vi-VN"/>
            <w:rPrChange w:id="5" w:author="Nguyen Tinh" w:date="2026-01-28T14:28:00Z">
              <w:rPr/>
            </w:rPrChange>
          </w:rPr>
          <w:t>Hiệu trưởng</w:t>
        </w:r>
      </w:ins>
      <w:del w:id="6" w:author="Nguyen Tinh" w:date="2026-01-28T14:28:00Z">
        <w:r w:rsidRPr="004C6C8A" w:rsidDel="004C6C8A">
          <w:rPr>
            <w:b/>
            <w:bCs/>
            <w:lang w:val="vi-VN"/>
          </w:rPr>
          <w:delText>_______________</w:delText>
        </w:r>
      </w:del>
    </w:p>
    <w:p w14:paraId="62C1D176" w14:textId="34550DDC" w:rsidR="000F0D4C" w:rsidRPr="004C6C8A" w:rsidRDefault="007A0485" w:rsidP="00B56F8D">
      <w:pPr>
        <w:spacing w:beforeLines="40" w:before="96" w:afterLines="40" w:after="96"/>
        <w:ind w:firstLine="567"/>
        <w:jc w:val="both"/>
        <w:rPr>
          <w:lang w:val="vi-VN"/>
        </w:rPr>
      </w:pPr>
      <w:r>
        <w:rPr>
          <w:i/>
          <w:iCs/>
        </w:rPr>
        <w:t>N</w:t>
      </w:r>
      <w:r w:rsidR="000049C0" w:rsidRPr="004C6C8A">
        <w:rPr>
          <w:i/>
          <w:iCs/>
          <w:lang w:val="vi-VN"/>
        </w:rPr>
        <w:t>hằm thúc đẩy sự phát triển trong lĩnh vực nghiên cứu, ứng dụng công nghệ tế bào gốc và y học tái tạo, đào tạo nguồn nhân lực chất lượng cao, hai bên nhất trí ký kết Biên bản ghi nhớ hợp tác với các nội dung sau:</w:t>
      </w:r>
    </w:p>
    <w:p w14:paraId="67D2FAD1" w14:textId="77777777" w:rsidR="007A0485" w:rsidRDefault="007A0485" w:rsidP="00B56F8D">
      <w:pPr>
        <w:pStyle w:val="ListParagraph"/>
        <w:spacing w:beforeLines="40" w:before="96" w:afterLines="40" w:after="96"/>
        <w:ind w:firstLine="567"/>
        <w:rPr>
          <w:b/>
          <w:bCs/>
          <w:lang w:val="vi-VN"/>
        </w:rPr>
      </w:pPr>
      <w:r>
        <w:rPr>
          <w:b/>
          <w:bCs/>
        </w:rPr>
        <w:t xml:space="preserve">ĐIỀU 1. </w:t>
      </w:r>
      <w:r w:rsidR="000049C0" w:rsidRPr="004C6C8A">
        <w:rPr>
          <w:b/>
          <w:bCs/>
          <w:lang w:val="vi-VN"/>
        </w:rPr>
        <w:t>M</w:t>
      </w:r>
      <w:r w:rsidR="00DC10F2" w:rsidRPr="004C6C8A">
        <w:rPr>
          <w:b/>
          <w:bCs/>
          <w:lang w:val="vi-VN"/>
        </w:rPr>
        <w:t>ỤC</w:t>
      </w:r>
      <w:r w:rsidR="000049C0" w:rsidRPr="004C6C8A">
        <w:rPr>
          <w:b/>
          <w:bCs/>
          <w:lang w:val="vi-VN"/>
        </w:rPr>
        <w:t xml:space="preserve"> ĐÍCH HỢP TÁC</w:t>
      </w:r>
    </w:p>
    <w:p w14:paraId="0DAFF504" w14:textId="5AD2E61E" w:rsidR="000F0D4C" w:rsidRPr="004C6C8A" w:rsidRDefault="000049C0" w:rsidP="00B56F8D">
      <w:pPr>
        <w:pStyle w:val="ListParagraph"/>
        <w:spacing w:beforeLines="40" w:before="96" w:afterLines="40" w:after="96"/>
        <w:ind w:firstLine="567"/>
        <w:rPr>
          <w:lang w:val="vi-VN"/>
        </w:rPr>
      </w:pPr>
      <w:r w:rsidRPr="004C6C8A">
        <w:rPr>
          <w:lang w:val="vi-VN"/>
        </w:rPr>
        <w:t>Hai bên cam kết thiết lập mối quan hệ hợp tác chiến lược, bền vững và cùng có lợi trong các lĩnh vực:</w:t>
      </w:r>
    </w:p>
    <w:p w14:paraId="023158F2" w14:textId="1A273CB9" w:rsidR="007A0485" w:rsidRDefault="00B56F8D" w:rsidP="00B56F8D">
      <w:pPr>
        <w:spacing w:beforeLines="40" w:before="96" w:afterLines="40" w:after="96"/>
        <w:ind w:firstLine="567"/>
        <w:jc w:val="both"/>
        <w:rPr>
          <w:lang w:val="vi-VN"/>
        </w:rPr>
      </w:pPr>
      <w:r>
        <w:t xml:space="preserve">- </w:t>
      </w:r>
      <w:r w:rsidR="000049C0" w:rsidRPr="007A0485">
        <w:rPr>
          <w:lang w:val="vi-VN"/>
        </w:rPr>
        <w:t>Chuyển giao công nghệ tế bào gốc</w:t>
      </w:r>
      <w:r w:rsidR="009576DA" w:rsidRPr="007A0485">
        <w:rPr>
          <w:lang w:val="vi-VN"/>
        </w:rPr>
        <w:t xml:space="preserve">, </w:t>
      </w:r>
      <w:ins w:id="7" w:author="Nguyen Truong Sinh" w:date="2026-03-11T15:48:00Z">
        <w:r w:rsidR="006A5246" w:rsidRPr="006A5246">
          <w:t xml:space="preserve">sản phẩm thuốc trị liệu tiên tiến </w:t>
        </w:r>
        <w:r w:rsidR="006A5246" w:rsidRPr="006A5246">
          <w:rPr>
            <w:b/>
            <w:bCs/>
          </w:rPr>
          <w:t>ATMP (Advanced Therapy Medicinal Products)</w:t>
        </w:r>
      </w:ins>
      <w:commentRangeStart w:id="8"/>
      <w:del w:id="9" w:author="Nguyen Truong Sinh" w:date="2026-03-11T15:43:00Z" w16du:dateUtc="2026-03-11T08:43:00Z">
        <w:r w:rsidR="009576DA" w:rsidRPr="007A0485" w:rsidDel="0017340B">
          <w:rPr>
            <w:lang w:val="vi-VN"/>
          </w:rPr>
          <w:delText xml:space="preserve">ATMP </w:delText>
        </w:r>
        <w:commentRangeEnd w:id="8"/>
        <w:r w:rsidR="0017340B" w:rsidRPr="007A0485" w:rsidDel="0017340B">
          <w:rPr>
            <w:rStyle w:val="CommentReference"/>
            <w:sz w:val="26"/>
            <w:szCs w:val="26"/>
            <w:lang w:val="vi-VN"/>
          </w:rPr>
          <w:commentReference w:id="8"/>
        </w:r>
      </w:del>
      <w:r w:rsidR="000049C0" w:rsidRPr="007A0485">
        <w:rPr>
          <w:lang w:val="vi-VN"/>
        </w:rPr>
        <w:t>và y học tái tạo</w:t>
      </w:r>
    </w:p>
    <w:p w14:paraId="42852428" w14:textId="60C94E69" w:rsidR="007A0485" w:rsidRDefault="00B56F8D" w:rsidP="00B56F8D">
      <w:pPr>
        <w:spacing w:beforeLines="40" w:before="96" w:afterLines="40" w:after="96"/>
        <w:ind w:firstLine="567"/>
        <w:jc w:val="both"/>
        <w:rPr>
          <w:lang w:val="vi-VN"/>
        </w:rPr>
      </w:pPr>
      <w:r>
        <w:t>-</w:t>
      </w:r>
      <w:r w:rsidR="007A0485">
        <w:t xml:space="preserve"> </w:t>
      </w:r>
      <w:r w:rsidR="000049C0" w:rsidRPr="007A0485">
        <w:rPr>
          <w:lang w:val="vi-VN"/>
        </w:rPr>
        <w:t>Đào tạo và nâng cao năng lực nguồn nhân lực</w:t>
      </w:r>
    </w:p>
    <w:p w14:paraId="6720A599" w14:textId="07C85A81" w:rsidR="007A0485" w:rsidRDefault="00B56F8D" w:rsidP="00B56F8D">
      <w:pPr>
        <w:spacing w:beforeLines="40" w:before="96" w:afterLines="40" w:after="96"/>
        <w:ind w:firstLine="567"/>
        <w:jc w:val="both"/>
        <w:rPr>
          <w:lang w:val="vi-VN"/>
        </w:rPr>
      </w:pPr>
      <w:r>
        <w:t>-</w:t>
      </w:r>
      <w:r w:rsidR="007A0485">
        <w:t xml:space="preserve"> </w:t>
      </w:r>
      <w:r w:rsidR="000049C0" w:rsidRPr="007A0485">
        <w:rPr>
          <w:lang w:val="vi-VN"/>
        </w:rPr>
        <w:t>Nghiên cứu khoa học và phát triển công nghệ</w:t>
      </w:r>
    </w:p>
    <w:p w14:paraId="50CB9F71" w14:textId="51137932" w:rsidR="000F0D4C" w:rsidRPr="007A0485" w:rsidRDefault="00B56F8D" w:rsidP="00B56F8D">
      <w:pPr>
        <w:spacing w:beforeLines="40" w:before="96" w:afterLines="40" w:after="96"/>
        <w:ind w:firstLine="567"/>
        <w:jc w:val="both"/>
        <w:rPr>
          <w:lang w:val="vi-VN"/>
        </w:rPr>
      </w:pPr>
      <w:r>
        <w:t>-</w:t>
      </w:r>
      <w:r w:rsidR="007A0485">
        <w:t xml:space="preserve"> </w:t>
      </w:r>
      <w:r w:rsidR="000049C0" w:rsidRPr="007A0485">
        <w:rPr>
          <w:lang w:val="vi-VN"/>
        </w:rPr>
        <w:t>Ứng dụng lâm sàng và chăm sóc sức khỏe cộng đồng</w:t>
      </w:r>
    </w:p>
    <w:p w14:paraId="307270E4" w14:textId="77777777" w:rsidR="007A0485" w:rsidRDefault="007A0485" w:rsidP="00B56F8D">
      <w:pPr>
        <w:pStyle w:val="ListParagraph"/>
        <w:spacing w:beforeLines="40" w:before="96" w:afterLines="40" w:after="96"/>
        <w:ind w:firstLine="567"/>
        <w:rPr>
          <w:b/>
          <w:bCs/>
          <w:lang w:val="vi-VN"/>
        </w:rPr>
      </w:pPr>
      <w:r>
        <w:rPr>
          <w:b/>
          <w:bCs/>
        </w:rPr>
        <w:t xml:space="preserve">ĐIỀU 2. </w:t>
      </w:r>
      <w:r w:rsidR="000049C0" w:rsidRPr="004C6C8A">
        <w:rPr>
          <w:b/>
          <w:bCs/>
          <w:lang w:val="vi-VN"/>
        </w:rPr>
        <w:t>NỘI DUNG CHUYỂN GIAO CÔNG NGHỆ</w:t>
      </w:r>
    </w:p>
    <w:p w14:paraId="47242DCB" w14:textId="6D8F6068" w:rsidR="000F0D4C" w:rsidRPr="007A0485" w:rsidRDefault="007A0485" w:rsidP="00B56F8D">
      <w:pPr>
        <w:pStyle w:val="ListParagraph"/>
        <w:spacing w:beforeLines="40" w:before="96" w:afterLines="40" w:after="96"/>
        <w:ind w:firstLine="567"/>
        <w:rPr>
          <w:b/>
          <w:lang w:val="vi-VN"/>
        </w:rPr>
      </w:pPr>
      <w:r w:rsidRPr="007A0485">
        <w:rPr>
          <w:b/>
        </w:rPr>
        <w:lastRenderedPageBreak/>
        <w:t>2.</w:t>
      </w:r>
      <w:r w:rsidR="000049C0" w:rsidRPr="007A0485">
        <w:rPr>
          <w:b/>
          <w:lang w:val="vi-VN"/>
        </w:rPr>
        <w:t>1. Đối tượng chuyển giao công nghệ</w:t>
      </w:r>
    </w:p>
    <w:p w14:paraId="44EA8CCA" w14:textId="6F874509" w:rsidR="00515D4C" w:rsidRPr="00515D4C" w:rsidRDefault="00515D4C" w:rsidP="00515D4C">
      <w:pPr>
        <w:spacing w:beforeLines="40" w:before="96" w:afterLines="40" w:after="96"/>
        <w:ind w:firstLine="567"/>
        <w:rPr>
          <w:ins w:id="10" w:author="Nguyen Truong Sinh" w:date="2026-03-11T15:52:00Z"/>
        </w:rPr>
      </w:pPr>
      <w:ins w:id="11" w:author="Nguyen Truong Sinh" w:date="2026-03-11T15:52:00Z" w16du:dateUtc="2026-03-11T08:52:00Z">
        <w:r>
          <w:t xml:space="preserve">- </w:t>
        </w:r>
      </w:ins>
      <w:ins w:id="12" w:author="Nguyen Truong Sinh" w:date="2026-03-11T15:52:00Z">
        <w:r w:rsidRPr="00515D4C">
          <w:t>Công nghệ phân lập, nuôi cấy và tăng sinh tế bào gốc trung mô</w:t>
        </w:r>
      </w:ins>
      <w:ins w:id="13" w:author="Nguyen Truong Sinh" w:date="2026-03-11T15:59:00Z" w16du:dateUtc="2026-03-11T08:59:00Z">
        <w:r w:rsidR="004D4A23">
          <w:t xml:space="preserve"> từ các nguồn mô mỡ, dây rốn và tuỷ xương</w:t>
        </w:r>
      </w:ins>
      <w:ins w:id="14" w:author="Nguyen Truong Sinh" w:date="2026-03-11T16:00:00Z" w16du:dateUtc="2026-03-11T09:00:00Z">
        <w:r w:rsidR="004D4A23">
          <w:t>;</w:t>
        </w:r>
      </w:ins>
      <w:ins w:id="15" w:author="Nguyen Truong Sinh" w:date="2026-03-11T15:52:00Z">
        <w:r w:rsidRPr="00515D4C">
          <w:t xml:space="preserve"> tế bào miễn dịch (NK, CIK) và exosome từ dịch nuôi tế bào </w:t>
        </w:r>
      </w:ins>
    </w:p>
    <w:p w14:paraId="51FD8F4D" w14:textId="37889EB8" w:rsidR="000F0D4C" w:rsidRPr="007A0485" w:rsidDel="00515D4C" w:rsidRDefault="007A0485" w:rsidP="00515D4C">
      <w:pPr>
        <w:spacing w:beforeLines="40" w:before="96" w:afterLines="40" w:after="96"/>
        <w:ind w:firstLine="567"/>
        <w:rPr>
          <w:del w:id="16" w:author="Nguyen Truong Sinh" w:date="2026-03-11T15:52:00Z" w16du:dateUtc="2026-03-11T08:52:00Z"/>
          <w:lang w:val="vi-VN"/>
        </w:rPr>
      </w:pPr>
      <w:del w:id="17" w:author="Nguyen Truong Sinh" w:date="2026-03-11T15:52:00Z" w16du:dateUtc="2026-03-11T08:52:00Z">
        <w:r w:rsidDel="00515D4C">
          <w:delText xml:space="preserve">- </w:delText>
        </w:r>
        <w:r w:rsidR="000049C0" w:rsidRPr="007A0485" w:rsidDel="00515D4C">
          <w:rPr>
            <w:lang w:val="vi-VN"/>
          </w:rPr>
          <w:delText>Công nghệ phân lập, nuôi cấy và tăng sinh tế bào gốc trung mô</w:delText>
        </w:r>
      </w:del>
      <w:ins w:id="18" w:author="Nguyen Tinh" w:date="2026-02-03T09:29:00Z">
        <w:del w:id="19" w:author="Nguyen Truong Sinh" w:date="2026-03-11T15:52:00Z" w16du:dateUtc="2026-03-11T08:52:00Z">
          <w:r w:rsidR="00CE4681" w:rsidRPr="007A0485" w:rsidDel="00515D4C">
            <w:rPr>
              <w:lang w:val="vi-VN"/>
              <w:rPrChange w:id="20" w:author="Nguyen Tinh" w:date="2026-02-03T09:29:00Z">
                <w:rPr/>
              </w:rPrChange>
            </w:rPr>
            <w:delText>, tế bào miễn d</w:delText>
          </w:r>
        </w:del>
      </w:ins>
      <w:ins w:id="21" w:author="Nguyen Tinh" w:date="2026-02-03T09:30:00Z">
        <w:del w:id="22" w:author="Nguyen Truong Sinh" w:date="2026-03-11T15:52:00Z" w16du:dateUtc="2026-03-11T08:52:00Z">
          <w:r w:rsidR="00CE4681" w:rsidRPr="007A0485" w:rsidDel="00515D4C">
            <w:rPr>
              <w:lang w:val="vi-VN"/>
              <w:rPrChange w:id="23" w:author="Nguyen Tinh" w:date="2026-02-03T09:30:00Z">
                <w:rPr/>
              </w:rPrChange>
            </w:rPr>
            <w:delText>ịch</w:delText>
          </w:r>
        </w:del>
        <w:del w:id="24" w:author="Nguyen Truong Sinh" w:date="2026-03-11T15:46:00Z" w16du:dateUtc="2026-03-11T08:46:00Z">
          <w:r w:rsidR="00CE4681" w:rsidRPr="007A0485" w:rsidDel="0017340B">
            <w:rPr>
              <w:lang w:val="vi-VN"/>
              <w:rPrChange w:id="25" w:author="Nguyen Tinh" w:date="2026-02-03T09:30:00Z">
                <w:rPr/>
              </w:rPrChange>
            </w:rPr>
            <w:delText xml:space="preserve"> </w:delText>
          </w:r>
        </w:del>
        <w:del w:id="26" w:author="Nguyen Truong Sinh" w:date="2026-03-11T15:44:00Z" w16du:dateUtc="2026-03-11T08:44:00Z">
          <w:r w:rsidR="00CE4681" w:rsidRPr="007A0485" w:rsidDel="0017340B">
            <w:rPr>
              <w:lang w:val="vi-VN"/>
              <w:rPrChange w:id="27" w:author="Nguyen Tinh" w:date="2026-02-03T09:30:00Z">
                <w:rPr/>
              </w:rPrChange>
            </w:rPr>
            <w:delText>(quy mô?)</w:delText>
          </w:r>
        </w:del>
      </w:ins>
    </w:p>
    <w:p w14:paraId="30DF1B0B" w14:textId="1C7D7D26" w:rsidR="00515D4C" w:rsidRPr="00515D4C" w:rsidRDefault="007A0485" w:rsidP="00515D4C">
      <w:pPr>
        <w:spacing w:beforeLines="40" w:before="96" w:afterLines="40" w:after="96"/>
        <w:ind w:firstLine="567"/>
        <w:rPr>
          <w:ins w:id="28" w:author="Nguyen Truong Sinh" w:date="2026-03-11T15:52:00Z"/>
        </w:rPr>
      </w:pPr>
      <w:r>
        <w:t xml:space="preserve">- </w:t>
      </w:r>
      <w:ins w:id="29" w:author="Nguyen Truong Sinh" w:date="2026-03-11T15:52:00Z">
        <w:r w:rsidR="00515D4C" w:rsidRPr="00515D4C">
          <w:t xml:space="preserve">Quy trình sản xuất các chế phẩm tế bào và exosome theo tiêu chuẩn GMP, bắt đầu ở quy mô pilot, có thể mở rộng lên quy mô công nghiệp theo thỏa thuận bổ sung </w:t>
        </w:r>
      </w:ins>
    </w:p>
    <w:p w14:paraId="104BD01C" w14:textId="74362461" w:rsidR="00AE3AD1" w:rsidRPr="0017340B" w:rsidDel="00515D4C" w:rsidRDefault="007A0485" w:rsidP="00515D4C">
      <w:pPr>
        <w:spacing w:beforeLines="40" w:before="96" w:afterLines="40" w:after="96"/>
        <w:ind w:firstLine="567"/>
        <w:rPr>
          <w:del w:id="30" w:author="Nguyen Truong Sinh" w:date="2026-03-11T15:52:00Z" w16du:dateUtc="2026-03-11T08:52:00Z"/>
        </w:rPr>
      </w:pPr>
      <w:del w:id="31" w:author="Nguyen Truong Sinh" w:date="2026-03-11T15:52:00Z" w16du:dateUtc="2026-03-11T08:52:00Z">
        <w:r w:rsidDel="00515D4C">
          <w:delText xml:space="preserve">- </w:delText>
        </w:r>
        <w:commentRangeStart w:id="32"/>
        <w:r w:rsidR="00AE3AD1" w:rsidRPr="007A0485" w:rsidDel="00515D4C">
          <w:rPr>
            <w:lang w:val="vi-VN"/>
          </w:rPr>
          <w:delText>Công nghệ phân lập exosome từ dịch nuôi tế bào</w:delText>
        </w:r>
        <w:commentRangeEnd w:id="32"/>
        <w:r w:rsidR="00515D4C" w:rsidRPr="0017340B" w:rsidDel="00515D4C">
          <w:rPr>
            <w:rStyle w:val="CommentReference"/>
            <w:sz w:val="26"/>
            <w:szCs w:val="26"/>
          </w:rPr>
          <w:commentReference w:id="32"/>
        </w:r>
      </w:del>
    </w:p>
    <w:p w14:paraId="076F4C8D" w14:textId="68A8D2AB" w:rsidR="000F0D4C" w:rsidRPr="0017340B" w:rsidDel="00515D4C" w:rsidRDefault="007A0485" w:rsidP="00B56F8D">
      <w:pPr>
        <w:spacing w:beforeLines="40" w:before="96" w:afterLines="40" w:after="96"/>
        <w:ind w:firstLine="567"/>
        <w:rPr>
          <w:del w:id="33" w:author="Nguyen Truong Sinh" w:date="2026-03-11T15:55:00Z" w16du:dateUtc="2026-03-11T08:55:00Z"/>
        </w:rPr>
      </w:pPr>
      <w:del w:id="34" w:author="Nguyen Truong Sinh" w:date="2026-03-11T15:55:00Z" w16du:dateUtc="2026-03-11T08:55:00Z">
        <w:r w:rsidDel="00515D4C">
          <w:delText xml:space="preserve">- </w:delText>
        </w:r>
        <w:commentRangeStart w:id="35"/>
        <w:r w:rsidR="000049C0" w:rsidRPr="007A0485" w:rsidDel="00515D4C">
          <w:rPr>
            <w:lang w:val="vi-VN"/>
          </w:rPr>
          <w:delText xml:space="preserve">Quy trình sản xuất </w:delText>
        </w:r>
        <w:r w:rsidR="003C4E1D" w:rsidRPr="007A0485" w:rsidDel="00515D4C">
          <w:rPr>
            <w:lang w:val="vi-VN"/>
          </w:rPr>
          <w:delText xml:space="preserve">các </w:delText>
        </w:r>
        <w:r w:rsidR="000049C0" w:rsidRPr="007A0485" w:rsidDel="00515D4C">
          <w:rPr>
            <w:lang w:val="vi-VN"/>
          </w:rPr>
          <w:delText>chế phẩm tế bào</w:delText>
        </w:r>
        <w:r w:rsidR="003C4E1D" w:rsidRPr="007A0485" w:rsidDel="00515D4C">
          <w:rPr>
            <w:lang w:val="vi-VN"/>
          </w:rPr>
          <w:delText xml:space="preserve"> và exosome</w:delText>
        </w:r>
        <w:r w:rsidR="000049C0" w:rsidRPr="007A0485" w:rsidDel="00515D4C">
          <w:rPr>
            <w:lang w:val="vi-VN"/>
          </w:rPr>
          <w:delText xml:space="preserve"> </w:delText>
        </w:r>
        <w:r w:rsidR="003C4E1D" w:rsidRPr="007A0485" w:rsidDel="00515D4C">
          <w:rPr>
            <w:lang w:val="vi-VN"/>
          </w:rPr>
          <w:delText>theo</w:delText>
        </w:r>
        <w:r w:rsidR="000049C0" w:rsidRPr="007A0485" w:rsidDel="00515D4C">
          <w:rPr>
            <w:lang w:val="vi-VN"/>
          </w:rPr>
          <w:delText xml:space="preserve"> tiêu chuẩn GMP</w:delText>
        </w:r>
        <w:commentRangeEnd w:id="35"/>
        <w:r w:rsidR="00982660" w:rsidDel="00515D4C">
          <w:rPr>
            <w:rStyle w:val="CommentReference"/>
            <w:sz w:val="26"/>
            <w:szCs w:val="26"/>
          </w:rPr>
          <w:commentReference w:id="35"/>
        </w:r>
        <w:r w:rsidR="0017340B" w:rsidDel="00515D4C">
          <w:delText xml:space="preserve">  </w:delText>
        </w:r>
      </w:del>
    </w:p>
    <w:p w14:paraId="53D86CF3" w14:textId="154DCB63" w:rsidR="000F0D4C" w:rsidRPr="007A0485" w:rsidRDefault="007A0485" w:rsidP="00B56F8D">
      <w:pPr>
        <w:spacing w:beforeLines="40" w:before="96" w:afterLines="40" w:after="96"/>
        <w:ind w:firstLine="567"/>
        <w:rPr>
          <w:lang w:val="vi-VN"/>
        </w:rPr>
      </w:pPr>
      <w:r>
        <w:t xml:space="preserve">- </w:t>
      </w:r>
      <w:r w:rsidR="000049C0" w:rsidRPr="007A0485">
        <w:rPr>
          <w:lang w:val="vi-VN"/>
        </w:rPr>
        <w:t>Công nghệ đánh giá chất lượng và kiểm soát tế bào</w:t>
      </w:r>
    </w:p>
    <w:p w14:paraId="5952208B" w14:textId="77777777" w:rsidR="007A0485" w:rsidRDefault="007A0485" w:rsidP="00B56F8D">
      <w:pPr>
        <w:spacing w:beforeLines="40" w:before="96" w:afterLines="40" w:after="96"/>
        <w:ind w:firstLine="567"/>
        <w:rPr>
          <w:lang w:val="vi-VN"/>
        </w:rPr>
      </w:pPr>
      <w:r>
        <w:t xml:space="preserve">- </w:t>
      </w:r>
      <w:r w:rsidR="000049C0" w:rsidRPr="007A0485">
        <w:rPr>
          <w:lang w:val="vi-VN"/>
        </w:rPr>
        <w:t xml:space="preserve">Kỹ thuật lưu trữ và bảo quản tế bào </w:t>
      </w:r>
      <w:r w:rsidR="003C4E1D" w:rsidRPr="007A0485">
        <w:rPr>
          <w:lang w:val="vi-VN"/>
        </w:rPr>
        <w:t>và exosome</w:t>
      </w:r>
      <w:r w:rsidR="000049C0" w:rsidRPr="007A0485">
        <w:rPr>
          <w:lang w:val="vi-VN"/>
        </w:rPr>
        <w:t xml:space="preserve"> dài hạn</w:t>
      </w:r>
    </w:p>
    <w:p w14:paraId="34149CF5" w14:textId="08DE2632" w:rsidR="000F0D4C" w:rsidRPr="007A0485" w:rsidRDefault="007A0485" w:rsidP="00B56F8D">
      <w:pPr>
        <w:spacing w:beforeLines="40" w:before="96" w:afterLines="40" w:after="96"/>
        <w:ind w:firstLine="567"/>
        <w:rPr>
          <w:b/>
          <w:lang w:val="vi-VN"/>
        </w:rPr>
      </w:pPr>
      <w:r w:rsidRPr="007A0485">
        <w:rPr>
          <w:b/>
        </w:rPr>
        <w:t>2.</w:t>
      </w:r>
      <w:r w:rsidR="000049C0" w:rsidRPr="007A0485">
        <w:rPr>
          <w:b/>
          <w:lang w:val="vi-VN"/>
        </w:rPr>
        <w:t>2. Hình thức chuyển giao</w:t>
      </w:r>
    </w:p>
    <w:p w14:paraId="15D64564" w14:textId="00D89748" w:rsidR="000F0D4C" w:rsidRPr="007A0485" w:rsidRDefault="007A0485" w:rsidP="00B56F8D">
      <w:pPr>
        <w:spacing w:beforeLines="40" w:before="96" w:afterLines="40" w:after="96"/>
        <w:ind w:firstLine="567"/>
        <w:jc w:val="both"/>
        <w:rPr>
          <w:lang w:val="vi-VN"/>
        </w:rPr>
      </w:pPr>
      <w:r>
        <w:t xml:space="preserve">- </w:t>
      </w:r>
      <w:r w:rsidR="000049C0" w:rsidRPr="007A0485">
        <w:rPr>
          <w:lang w:val="vi-VN"/>
        </w:rPr>
        <w:t>Cung cấp tài liệu kỹ thuật, quy trình và hướng dẫn thao tác</w:t>
      </w:r>
    </w:p>
    <w:p w14:paraId="5830B8E6" w14:textId="21099B44" w:rsidR="000F0D4C" w:rsidRPr="007A0485" w:rsidRDefault="007A0485" w:rsidP="00B56F8D">
      <w:pPr>
        <w:spacing w:beforeLines="40" w:before="96" w:afterLines="40" w:after="96"/>
        <w:ind w:firstLine="567"/>
        <w:jc w:val="both"/>
        <w:rPr>
          <w:lang w:val="vi-VN"/>
        </w:rPr>
      </w:pPr>
      <w:r>
        <w:t xml:space="preserve">- </w:t>
      </w:r>
      <w:r w:rsidR="000049C0" w:rsidRPr="007A0485">
        <w:rPr>
          <w:lang w:val="vi-VN"/>
        </w:rPr>
        <w:t>Tư vấn thiết kế và xây dựng phòng thí nghiệm đạt chuẩn</w:t>
      </w:r>
    </w:p>
    <w:p w14:paraId="60322E26" w14:textId="38E92498" w:rsidR="000F0D4C" w:rsidRPr="007A0485" w:rsidRDefault="007A0485" w:rsidP="00B56F8D">
      <w:pPr>
        <w:spacing w:beforeLines="40" w:before="96" w:afterLines="40" w:after="96"/>
        <w:ind w:firstLine="567"/>
        <w:jc w:val="both"/>
        <w:rPr>
          <w:lang w:val="vi-VN"/>
        </w:rPr>
      </w:pPr>
      <w:r>
        <w:t xml:space="preserve">- </w:t>
      </w:r>
      <w:r w:rsidR="000049C0" w:rsidRPr="007A0485">
        <w:rPr>
          <w:lang w:val="vi-VN"/>
        </w:rPr>
        <w:t>Hỗ trợ lựa chọn và lắp đặt trang thiết bị</w:t>
      </w:r>
    </w:p>
    <w:p w14:paraId="00216131" w14:textId="2303B4E4" w:rsidR="000F0D4C" w:rsidRPr="007A0485" w:rsidRDefault="007A0485" w:rsidP="00B56F8D">
      <w:pPr>
        <w:spacing w:beforeLines="40" w:before="96" w:afterLines="40" w:after="96"/>
        <w:ind w:firstLine="567"/>
        <w:jc w:val="both"/>
        <w:rPr>
          <w:lang w:val="vi-VN"/>
        </w:rPr>
      </w:pPr>
      <w:r>
        <w:t xml:space="preserve">- </w:t>
      </w:r>
      <w:r w:rsidR="000049C0" w:rsidRPr="007A0485">
        <w:rPr>
          <w:lang w:val="vi-VN"/>
        </w:rPr>
        <w:t>Đào tạo thực hành trực tiếp tại cơ sở của Bên A</w:t>
      </w:r>
    </w:p>
    <w:p w14:paraId="50223C8D" w14:textId="77777777" w:rsidR="007A0485" w:rsidRDefault="007A0485" w:rsidP="00B56F8D">
      <w:pPr>
        <w:spacing w:beforeLines="40" w:before="96" w:afterLines="40" w:after="96"/>
        <w:ind w:firstLine="567"/>
        <w:jc w:val="both"/>
        <w:rPr>
          <w:lang w:val="vi-VN"/>
        </w:rPr>
      </w:pPr>
      <w:r>
        <w:t xml:space="preserve">- </w:t>
      </w:r>
      <w:r w:rsidR="000049C0" w:rsidRPr="007A0485">
        <w:rPr>
          <w:lang w:val="vi-VN"/>
        </w:rPr>
        <w:t>Giám sát và hỗ trợ tr</w:t>
      </w:r>
      <w:r>
        <w:rPr>
          <w:lang w:val="vi-VN"/>
        </w:rPr>
        <w:t>ong giai đoạn triển khai ban đầ</w:t>
      </w:r>
    </w:p>
    <w:p w14:paraId="0F853353" w14:textId="77777777" w:rsidR="007A0485" w:rsidRDefault="007A0485" w:rsidP="00B56F8D">
      <w:pPr>
        <w:spacing w:beforeLines="40" w:before="96" w:afterLines="40" w:after="96"/>
        <w:ind w:firstLine="567"/>
        <w:jc w:val="both"/>
        <w:rPr>
          <w:b/>
          <w:lang w:val="vi-VN"/>
        </w:rPr>
      </w:pPr>
      <w:r w:rsidRPr="007A0485">
        <w:rPr>
          <w:b/>
        </w:rPr>
        <w:t>2.</w:t>
      </w:r>
      <w:r w:rsidR="000049C0" w:rsidRPr="007A0485">
        <w:rPr>
          <w:b/>
          <w:lang w:val="vi-VN"/>
        </w:rPr>
        <w:t>3. Quyền sở hữu trí tuệ</w:t>
      </w:r>
    </w:p>
    <w:p w14:paraId="24A74DC9" w14:textId="77777777" w:rsidR="007A0485" w:rsidRDefault="000049C0" w:rsidP="00B56F8D">
      <w:pPr>
        <w:spacing w:beforeLines="40" w:before="96" w:afterLines="40" w:after="96"/>
        <w:ind w:firstLine="567"/>
        <w:jc w:val="both"/>
        <w:rPr>
          <w:lang w:val="vi-VN"/>
        </w:rPr>
      </w:pPr>
      <w:r w:rsidRPr="004C6C8A">
        <w:rPr>
          <w:lang w:val="vi-VN"/>
        </w:rPr>
        <w:t>Hai bên cam kết tôn trọng quyền sở hữu trí tuệ của nhau. Công nghệ được chuyển giao theo hình thức cấp quyền sử dụng không độc quyền. Mọi cải tiến hoặc phát minh mới phát sinh từ quá trình hợp tác sẽ thuộc quyền sở hữu chung và được thỏa thuận cụ thể trong hợp đồng riêng.</w:t>
      </w:r>
    </w:p>
    <w:p w14:paraId="3A2ADC80" w14:textId="77777777" w:rsidR="007A0485" w:rsidRDefault="007A0485" w:rsidP="00B56F8D">
      <w:pPr>
        <w:spacing w:beforeLines="40" w:before="96" w:afterLines="40" w:after="96"/>
        <w:ind w:firstLine="567"/>
        <w:jc w:val="both"/>
        <w:rPr>
          <w:b/>
          <w:bCs/>
          <w:lang w:val="vi-VN"/>
        </w:rPr>
      </w:pPr>
      <w:r w:rsidRPr="007A0485">
        <w:rPr>
          <w:b/>
        </w:rPr>
        <w:t>ĐIỀU 3.</w:t>
      </w:r>
      <w:r>
        <w:t xml:space="preserve"> </w:t>
      </w:r>
      <w:r w:rsidR="000049C0" w:rsidRPr="004C6C8A">
        <w:rPr>
          <w:b/>
          <w:bCs/>
          <w:lang w:val="vi-VN"/>
        </w:rPr>
        <w:t>NỘI DUNG ĐÀO TẠO</w:t>
      </w:r>
    </w:p>
    <w:p w14:paraId="7D508DED" w14:textId="77777777" w:rsidR="00BB347E" w:rsidRDefault="007A0485" w:rsidP="00B56F8D">
      <w:pPr>
        <w:spacing w:beforeLines="40" w:before="96" w:afterLines="40" w:after="96"/>
        <w:ind w:firstLine="567"/>
        <w:jc w:val="both"/>
        <w:rPr>
          <w:b/>
          <w:lang w:val="vi-VN"/>
        </w:rPr>
      </w:pPr>
      <w:r w:rsidRPr="007A0485">
        <w:rPr>
          <w:b/>
        </w:rPr>
        <w:t>3.</w:t>
      </w:r>
      <w:r w:rsidR="000049C0" w:rsidRPr="007A0485">
        <w:rPr>
          <w:b/>
          <w:lang w:val="vi-VN"/>
        </w:rPr>
        <w:t>1. Chương trình đào tạo</w:t>
      </w:r>
    </w:p>
    <w:p w14:paraId="384FA6B5" w14:textId="77777777" w:rsidR="00BB347E" w:rsidRDefault="000049C0" w:rsidP="00B56F8D">
      <w:pPr>
        <w:spacing w:beforeLines="40" w:before="96" w:afterLines="40" w:after="96"/>
        <w:ind w:firstLine="567"/>
        <w:jc w:val="both"/>
        <w:rPr>
          <w:b/>
          <w:lang w:val="vi-VN"/>
        </w:rPr>
      </w:pPr>
      <w:r w:rsidRPr="004C6C8A">
        <w:rPr>
          <w:b/>
          <w:bCs/>
          <w:lang w:val="vi-VN"/>
        </w:rPr>
        <w:t>a) Đào tạo ngắn hạn:</w:t>
      </w:r>
    </w:p>
    <w:p w14:paraId="245D6C89" w14:textId="77777777" w:rsidR="00BB347E" w:rsidRDefault="00BB347E" w:rsidP="00B56F8D">
      <w:pPr>
        <w:spacing w:beforeLines="40" w:before="96" w:afterLines="40" w:after="96"/>
        <w:ind w:firstLine="567"/>
        <w:jc w:val="both"/>
        <w:rPr>
          <w:b/>
          <w:lang w:val="vi-VN"/>
        </w:rPr>
      </w:pPr>
      <w:r>
        <w:rPr>
          <w:b/>
        </w:rPr>
        <w:t xml:space="preserve">- </w:t>
      </w:r>
      <w:r w:rsidR="000049C0" w:rsidRPr="00BB347E">
        <w:rPr>
          <w:lang w:val="vi-VN"/>
        </w:rPr>
        <w:t>Khóa đào tạo cơ bản về công nghệ tế bào gốc (2-4 tuần)</w:t>
      </w:r>
    </w:p>
    <w:p w14:paraId="6F585C4A" w14:textId="77777777" w:rsidR="00BB347E" w:rsidRDefault="00BB347E" w:rsidP="00B56F8D">
      <w:pPr>
        <w:spacing w:beforeLines="40" w:before="96" w:afterLines="40" w:after="96"/>
        <w:ind w:firstLine="567"/>
        <w:jc w:val="both"/>
        <w:rPr>
          <w:b/>
          <w:lang w:val="vi-VN"/>
        </w:rPr>
      </w:pPr>
      <w:r>
        <w:rPr>
          <w:b/>
        </w:rPr>
        <w:t xml:space="preserve">- </w:t>
      </w:r>
      <w:r w:rsidR="000049C0" w:rsidRPr="00BB347E">
        <w:rPr>
          <w:lang w:val="vi-VN"/>
        </w:rPr>
        <w:t>Khóa đào tạo nâng cao về các kỹ thuật chuyên sâu (4-8 tuần)</w:t>
      </w:r>
    </w:p>
    <w:p w14:paraId="1033BC0D" w14:textId="50506E4A" w:rsidR="000F0D4C" w:rsidRPr="00BB347E" w:rsidRDefault="00BB347E" w:rsidP="00B56F8D">
      <w:pPr>
        <w:spacing w:beforeLines="40" w:before="96" w:afterLines="40" w:after="96"/>
        <w:ind w:firstLine="567"/>
        <w:jc w:val="both"/>
        <w:rPr>
          <w:b/>
          <w:lang w:val="vi-VN"/>
        </w:rPr>
      </w:pPr>
      <w:r>
        <w:rPr>
          <w:b/>
        </w:rPr>
        <w:t xml:space="preserve">- </w:t>
      </w:r>
      <w:r w:rsidR="000049C0" w:rsidRPr="00BB347E">
        <w:rPr>
          <w:lang w:val="vi-VN"/>
        </w:rPr>
        <w:t>Workshop chuyên đề về ứng dụng lâm sàng</w:t>
      </w:r>
    </w:p>
    <w:p w14:paraId="2BC1E756" w14:textId="77777777" w:rsidR="000F0D4C" w:rsidRPr="004C6C8A" w:rsidRDefault="000049C0" w:rsidP="00B56F8D">
      <w:pPr>
        <w:spacing w:beforeLines="40" w:before="96" w:afterLines="40" w:after="96"/>
        <w:ind w:firstLine="567"/>
        <w:jc w:val="both"/>
        <w:rPr>
          <w:lang w:val="vi-VN"/>
        </w:rPr>
      </w:pPr>
      <w:r w:rsidRPr="004C6C8A">
        <w:rPr>
          <w:b/>
          <w:bCs/>
          <w:lang w:val="vi-VN"/>
        </w:rPr>
        <w:t>b) Đào tạo dài hạn:</w:t>
      </w:r>
    </w:p>
    <w:p w14:paraId="48D492F4" w14:textId="1BB948F0" w:rsidR="000F0D4C" w:rsidRPr="00BB347E" w:rsidRDefault="00BB347E" w:rsidP="00B56F8D">
      <w:pPr>
        <w:spacing w:beforeLines="40" w:before="96" w:afterLines="40" w:after="96"/>
        <w:ind w:firstLine="567"/>
        <w:rPr>
          <w:lang w:val="vi-VN"/>
        </w:rPr>
      </w:pPr>
      <w:r>
        <w:t xml:space="preserve">- </w:t>
      </w:r>
      <w:r w:rsidR="000049C0" w:rsidRPr="00BB347E">
        <w:rPr>
          <w:lang w:val="vi-VN"/>
        </w:rPr>
        <w:t>Chương trình thực tập sinh nghiên cứu (3-6 tháng)</w:t>
      </w:r>
    </w:p>
    <w:p w14:paraId="1E1663C6" w14:textId="1B85D358" w:rsidR="000F0D4C" w:rsidRPr="00BB347E" w:rsidRDefault="00BB347E" w:rsidP="00B56F8D">
      <w:pPr>
        <w:spacing w:beforeLines="40" w:before="96" w:afterLines="40" w:after="96"/>
        <w:ind w:firstLine="567"/>
        <w:rPr>
          <w:ins w:id="36" w:author="Nguyen Tinh" w:date="2026-02-03T10:56:00Z"/>
          <w:lang w:val="vi-VN"/>
          <w:rPrChange w:id="37" w:author="Nguyen Tinh" w:date="2026-02-03T10:56:00Z">
            <w:rPr>
              <w:ins w:id="38" w:author="Nguyen Tinh" w:date="2026-02-03T10:56:00Z"/>
            </w:rPr>
          </w:rPrChange>
        </w:rPr>
      </w:pPr>
      <w:r>
        <w:t xml:space="preserve">- </w:t>
      </w:r>
      <w:r w:rsidR="000049C0" w:rsidRPr="00BB347E">
        <w:rPr>
          <w:lang w:val="vi-VN"/>
        </w:rPr>
        <w:t>Đào tạo chuyên gia kỹ thuật tế bào gốc (6-12 tháng)</w:t>
      </w:r>
    </w:p>
    <w:p w14:paraId="1B43F297" w14:textId="0AC46C23" w:rsidR="00554AF1" w:rsidRPr="00BB347E" w:rsidRDefault="00BB347E" w:rsidP="00B56F8D">
      <w:pPr>
        <w:spacing w:beforeLines="40" w:before="96" w:afterLines="40" w:after="96"/>
        <w:ind w:firstLine="567"/>
        <w:rPr>
          <w:lang w:val="vi-VN"/>
        </w:rPr>
      </w:pPr>
      <w:r>
        <w:t xml:space="preserve">- </w:t>
      </w:r>
      <w:ins w:id="39" w:author="Nguyen Tinh" w:date="2026-02-03T10:56:00Z">
        <w:r w:rsidR="00554AF1" w:rsidRPr="00BB347E">
          <w:rPr>
            <w:lang w:val="vi-VN"/>
            <w:rPrChange w:id="40" w:author="Nguyen Tinh" w:date="2026-02-03T10:56:00Z">
              <w:rPr/>
            </w:rPrChange>
          </w:rPr>
          <w:t>Đào tạo trình độ đại học khối ngành Y sinh</w:t>
        </w:r>
      </w:ins>
    </w:p>
    <w:p w14:paraId="334E76E6" w14:textId="77777777" w:rsidR="00BB347E" w:rsidRDefault="00BB347E" w:rsidP="00B56F8D">
      <w:pPr>
        <w:spacing w:beforeLines="40" w:before="96" w:afterLines="40" w:after="96"/>
        <w:ind w:firstLine="567"/>
        <w:rPr>
          <w:lang w:val="vi-VN"/>
        </w:rPr>
      </w:pPr>
      <w:r>
        <w:t xml:space="preserve">- </w:t>
      </w:r>
      <w:r w:rsidR="000049C0" w:rsidRPr="00BB347E">
        <w:rPr>
          <w:lang w:val="vi-VN"/>
        </w:rPr>
        <w:t>Hướng dẫn thực hiện luận văn</w:t>
      </w:r>
      <w:ins w:id="41" w:author="Nguyen Tinh" w:date="2026-02-03T10:57:00Z">
        <w:r w:rsidR="00EA78F8" w:rsidRPr="00BB347E">
          <w:rPr>
            <w:lang w:val="vi-VN"/>
            <w:rPrChange w:id="42" w:author="Nguyen Tinh" w:date="2026-02-03T10:57:00Z">
              <w:rPr/>
            </w:rPrChange>
          </w:rPr>
          <w:t xml:space="preserve"> </w:t>
        </w:r>
      </w:ins>
      <w:ins w:id="43" w:author="Nguyen Tinh" w:date="2026-02-03T10:58:00Z">
        <w:r w:rsidR="00EA78F8" w:rsidRPr="00BB347E">
          <w:rPr>
            <w:lang w:val="vi-VN"/>
            <w:rPrChange w:id="44" w:author="Nguyen Tinh" w:date="2026-02-03T10:58:00Z">
              <w:rPr/>
            </w:rPrChange>
          </w:rPr>
          <w:t>,</w:t>
        </w:r>
      </w:ins>
      <w:del w:id="45" w:author="Nguyen Tinh" w:date="2026-02-03T10:58:00Z">
        <w:r w:rsidR="000049C0" w:rsidRPr="00BB347E" w:rsidDel="00EA78F8">
          <w:rPr>
            <w:lang w:val="vi-VN"/>
          </w:rPr>
          <w:delText xml:space="preserve"> và </w:delText>
        </w:r>
      </w:del>
      <w:r w:rsidR="000049C0" w:rsidRPr="00BB347E">
        <w:rPr>
          <w:lang w:val="vi-VN"/>
        </w:rPr>
        <w:t xml:space="preserve">luận án </w:t>
      </w:r>
      <w:ins w:id="46" w:author="Nguyen Tinh" w:date="2026-02-03T10:58:00Z">
        <w:r w:rsidR="00EA78F8" w:rsidRPr="00BB347E">
          <w:rPr>
            <w:lang w:val="vi-VN"/>
            <w:rPrChange w:id="47" w:author="Nguyen Tinh" w:date="2026-02-03T10:58:00Z">
              <w:rPr/>
            </w:rPrChange>
          </w:rPr>
          <w:t xml:space="preserve">(chương trình đào tạo sau đại học) </w:t>
        </w:r>
      </w:ins>
      <w:del w:id="48" w:author="Nguyen Tinh" w:date="2026-02-03T10:58:00Z">
        <w:r w:rsidR="000049C0" w:rsidRPr="00BB347E" w:rsidDel="00EA78F8">
          <w:rPr>
            <w:lang w:val="vi-VN"/>
          </w:rPr>
          <w:delText>tiến sĩ</w:delText>
        </w:r>
      </w:del>
    </w:p>
    <w:p w14:paraId="48E392D4" w14:textId="29295FD7" w:rsidR="000F0D4C" w:rsidRPr="00BB347E" w:rsidRDefault="00BB347E" w:rsidP="00B56F8D">
      <w:pPr>
        <w:spacing w:beforeLines="40" w:before="96" w:afterLines="40" w:after="96"/>
        <w:ind w:firstLine="567"/>
        <w:rPr>
          <w:b/>
          <w:lang w:val="vi-VN"/>
        </w:rPr>
      </w:pPr>
      <w:r w:rsidRPr="00BB347E">
        <w:rPr>
          <w:b/>
        </w:rPr>
        <w:t>3.</w:t>
      </w:r>
      <w:r w:rsidR="000049C0" w:rsidRPr="00BB347E">
        <w:rPr>
          <w:b/>
          <w:lang w:val="vi-VN"/>
        </w:rPr>
        <w:t>2. Đối tượng đào tạo</w:t>
      </w:r>
    </w:p>
    <w:p w14:paraId="5D84BCC9" w14:textId="66A5536F" w:rsidR="000F0D4C" w:rsidRPr="00BB347E" w:rsidRDefault="00BB347E" w:rsidP="00B56F8D">
      <w:pPr>
        <w:spacing w:beforeLines="40" w:before="96" w:afterLines="40" w:after="96"/>
        <w:ind w:firstLine="567"/>
        <w:rPr>
          <w:lang w:val="vi-VN"/>
        </w:rPr>
      </w:pPr>
      <w:r>
        <w:t xml:space="preserve">- </w:t>
      </w:r>
      <w:r w:rsidR="000049C0" w:rsidRPr="00BB347E">
        <w:rPr>
          <w:lang w:val="vi-VN"/>
        </w:rPr>
        <w:t>Giảng viên, nghiên cứu viên của Bên B</w:t>
      </w:r>
    </w:p>
    <w:p w14:paraId="484B48D4" w14:textId="7E56247D" w:rsidR="000F0D4C" w:rsidRPr="00BB347E" w:rsidRDefault="00BB347E" w:rsidP="00B56F8D">
      <w:pPr>
        <w:spacing w:beforeLines="40" w:before="96" w:afterLines="40" w:after="96"/>
        <w:ind w:firstLine="567"/>
        <w:rPr>
          <w:lang w:val="vi-VN"/>
        </w:rPr>
      </w:pPr>
      <w:r>
        <w:t xml:space="preserve">- </w:t>
      </w:r>
      <w:r w:rsidR="000049C0" w:rsidRPr="00BB347E">
        <w:rPr>
          <w:lang w:val="vi-VN"/>
        </w:rPr>
        <w:t>Sinh viên, học viên sau đại học</w:t>
      </w:r>
    </w:p>
    <w:p w14:paraId="0B35D6BE" w14:textId="4CA77A3F" w:rsidR="000F0D4C" w:rsidRPr="00BB347E" w:rsidRDefault="00BB347E" w:rsidP="00B56F8D">
      <w:pPr>
        <w:spacing w:beforeLines="40" w:before="96" w:afterLines="40" w:after="96"/>
        <w:ind w:firstLine="567"/>
        <w:rPr>
          <w:lang w:val="vi-VN"/>
        </w:rPr>
      </w:pPr>
      <w:r>
        <w:t xml:space="preserve">- </w:t>
      </w:r>
      <w:r w:rsidR="000049C0" w:rsidRPr="00BB347E">
        <w:rPr>
          <w:lang w:val="vi-VN"/>
        </w:rPr>
        <w:t>Bác sĩ, kỹ thuật viên tại Bệnh viện ĐH Y Dược Buôn Ma Thuột</w:t>
      </w:r>
    </w:p>
    <w:p w14:paraId="3F9FCF03" w14:textId="77777777" w:rsidR="00BB347E" w:rsidRDefault="00BB347E" w:rsidP="00B56F8D">
      <w:pPr>
        <w:spacing w:beforeLines="40" w:before="96" w:afterLines="40" w:after="96"/>
        <w:ind w:firstLine="567"/>
        <w:rPr>
          <w:lang w:val="vi-VN"/>
        </w:rPr>
      </w:pPr>
      <w:r>
        <w:lastRenderedPageBreak/>
        <w:t xml:space="preserve">- </w:t>
      </w:r>
      <w:r w:rsidR="000049C0" w:rsidRPr="00BB347E">
        <w:rPr>
          <w:lang w:val="vi-VN"/>
        </w:rPr>
        <w:t>Các đối tượng khác theo nhu cầu của hai bên</w:t>
      </w:r>
    </w:p>
    <w:p w14:paraId="4D920EA5" w14:textId="684524C0" w:rsidR="000F0D4C" w:rsidRPr="00BB347E" w:rsidRDefault="00BB347E" w:rsidP="00B56F8D">
      <w:pPr>
        <w:spacing w:beforeLines="40" w:before="96" w:afterLines="40" w:after="96"/>
        <w:ind w:firstLine="567"/>
        <w:rPr>
          <w:b/>
          <w:lang w:val="vi-VN"/>
        </w:rPr>
      </w:pPr>
      <w:r w:rsidRPr="00BB347E">
        <w:rPr>
          <w:b/>
        </w:rPr>
        <w:t>3.</w:t>
      </w:r>
      <w:r w:rsidR="000049C0" w:rsidRPr="00BB347E">
        <w:rPr>
          <w:b/>
          <w:lang w:val="vi-VN"/>
        </w:rPr>
        <w:t>3. Hình thức và địa điểm đào tạo</w:t>
      </w:r>
    </w:p>
    <w:p w14:paraId="7748A0DC" w14:textId="76CB3517" w:rsidR="000F0D4C" w:rsidRPr="00BB347E" w:rsidRDefault="00BB347E" w:rsidP="00B56F8D">
      <w:pPr>
        <w:spacing w:beforeLines="40" w:before="96" w:afterLines="40" w:after="96"/>
        <w:ind w:firstLine="567"/>
        <w:rPr>
          <w:lang w:val="vi-VN"/>
        </w:rPr>
      </w:pPr>
      <w:r>
        <w:t xml:space="preserve">- </w:t>
      </w:r>
      <w:r w:rsidR="000049C0" w:rsidRPr="00BB347E">
        <w:rPr>
          <w:lang w:val="vi-VN"/>
        </w:rPr>
        <w:t>Đào tạo tập trung tại phòng thí nghiệm của Bên A</w:t>
      </w:r>
    </w:p>
    <w:p w14:paraId="38501EB8" w14:textId="44F99F34" w:rsidR="000F0D4C" w:rsidRPr="00BB347E" w:rsidRDefault="00BB347E" w:rsidP="00B56F8D">
      <w:pPr>
        <w:spacing w:beforeLines="40" w:before="96" w:afterLines="40" w:after="96"/>
        <w:ind w:firstLine="567"/>
        <w:rPr>
          <w:lang w:val="vi-VN"/>
        </w:rPr>
      </w:pPr>
      <w:r>
        <w:t xml:space="preserve">- </w:t>
      </w:r>
      <w:r w:rsidR="000049C0" w:rsidRPr="00BB347E">
        <w:rPr>
          <w:lang w:val="vi-VN"/>
        </w:rPr>
        <w:t>Đào tạo tại chỗ tại cơ sở của Bên B</w:t>
      </w:r>
    </w:p>
    <w:p w14:paraId="74B749FD" w14:textId="20A5E3A0" w:rsidR="000F0D4C" w:rsidRPr="00BB347E" w:rsidRDefault="00BB347E" w:rsidP="00B56F8D">
      <w:pPr>
        <w:spacing w:beforeLines="40" w:before="96" w:afterLines="40" w:after="96"/>
        <w:ind w:firstLine="567"/>
        <w:rPr>
          <w:lang w:val="vi-VN"/>
        </w:rPr>
      </w:pPr>
      <w:r>
        <w:t xml:space="preserve">- </w:t>
      </w:r>
      <w:r w:rsidR="000049C0" w:rsidRPr="00BB347E">
        <w:rPr>
          <w:lang w:val="vi-VN"/>
        </w:rPr>
        <w:t>Kết hợp trực tuyến và trực tiếp</w:t>
      </w:r>
    </w:p>
    <w:p w14:paraId="1A3310C9" w14:textId="77777777" w:rsidR="00BB347E" w:rsidRDefault="00BB347E" w:rsidP="00B56F8D">
      <w:pPr>
        <w:pStyle w:val="ListParagraph"/>
        <w:spacing w:beforeLines="40" w:before="96" w:afterLines="40" w:after="96"/>
        <w:ind w:firstLine="567"/>
        <w:rPr>
          <w:b/>
          <w:bCs/>
          <w:lang w:val="vi-VN"/>
        </w:rPr>
      </w:pPr>
      <w:r>
        <w:rPr>
          <w:b/>
          <w:bCs/>
        </w:rPr>
        <w:t xml:space="preserve">ĐIỀU 4. </w:t>
      </w:r>
      <w:r w:rsidR="000049C0" w:rsidRPr="004C6C8A">
        <w:rPr>
          <w:b/>
          <w:bCs/>
          <w:lang w:val="vi-VN"/>
        </w:rPr>
        <w:t>TRÁCH NHIỆM CỦA CÁC BÊN</w:t>
      </w:r>
    </w:p>
    <w:p w14:paraId="0EED1075" w14:textId="77777777" w:rsidR="00BB347E" w:rsidRPr="00B56F8D" w:rsidRDefault="00BB347E" w:rsidP="00B56F8D">
      <w:pPr>
        <w:pStyle w:val="ListParagraph"/>
        <w:spacing w:beforeLines="40" w:before="96" w:afterLines="40" w:after="96"/>
        <w:ind w:firstLine="567"/>
        <w:rPr>
          <w:b/>
          <w:lang w:val="vi-VN"/>
        </w:rPr>
      </w:pPr>
      <w:r w:rsidRPr="00B56F8D">
        <w:rPr>
          <w:b/>
          <w:bCs/>
        </w:rPr>
        <w:t>4.</w:t>
      </w:r>
      <w:r w:rsidR="000049C0" w:rsidRPr="00B56F8D">
        <w:rPr>
          <w:b/>
          <w:lang w:val="vi-VN"/>
        </w:rPr>
        <w:t>1. Trách nhiệm của Bên A</w:t>
      </w:r>
    </w:p>
    <w:p w14:paraId="3208F93D" w14:textId="2296032E" w:rsidR="000F0D4C" w:rsidRPr="00BB347E" w:rsidRDefault="00BB347E" w:rsidP="00B56F8D">
      <w:pPr>
        <w:pStyle w:val="ListParagraph"/>
        <w:spacing w:beforeLines="40" w:before="96" w:afterLines="40" w:after="96"/>
        <w:ind w:firstLine="567"/>
        <w:rPr>
          <w:lang w:val="vi-VN"/>
        </w:rPr>
      </w:pPr>
      <w:r>
        <w:t xml:space="preserve">- </w:t>
      </w:r>
      <w:r w:rsidR="000049C0" w:rsidRPr="00BB347E">
        <w:rPr>
          <w:lang w:val="vi-VN"/>
        </w:rPr>
        <w:t>Cung cấp công nghệ, tài liệu kỹ thuật đầy đủ và chính xác</w:t>
      </w:r>
    </w:p>
    <w:p w14:paraId="1D4E75B3" w14:textId="2CA0F9D0" w:rsidR="000F0D4C" w:rsidRPr="00BB347E" w:rsidRDefault="00BB347E" w:rsidP="00B56F8D">
      <w:pPr>
        <w:spacing w:beforeLines="40" w:before="96" w:afterLines="40" w:after="96"/>
        <w:ind w:firstLine="567"/>
        <w:rPr>
          <w:lang w:val="vi-VN"/>
        </w:rPr>
      </w:pPr>
      <w:r>
        <w:t xml:space="preserve">- </w:t>
      </w:r>
      <w:r w:rsidR="000049C0" w:rsidRPr="00BB347E">
        <w:rPr>
          <w:lang w:val="vi-VN"/>
        </w:rPr>
        <w:t>Bố trí chuyên gia có trình độ và kinh nghiệm để đào tạo</w:t>
      </w:r>
    </w:p>
    <w:p w14:paraId="66061404" w14:textId="537BB3ED" w:rsidR="000F0D4C" w:rsidRPr="00BB347E" w:rsidRDefault="00BB347E" w:rsidP="00B56F8D">
      <w:pPr>
        <w:spacing w:beforeLines="40" w:before="96" w:afterLines="40" w:after="96"/>
        <w:ind w:firstLine="567"/>
        <w:rPr>
          <w:lang w:val="vi-VN"/>
        </w:rPr>
      </w:pPr>
      <w:r>
        <w:t xml:space="preserve">- </w:t>
      </w:r>
      <w:r w:rsidR="000049C0" w:rsidRPr="00BB347E">
        <w:rPr>
          <w:lang w:val="vi-VN"/>
        </w:rPr>
        <w:t>Hỗ trợ kỹ thuật trong quá trình triển khai</w:t>
      </w:r>
    </w:p>
    <w:p w14:paraId="6A7DB93D" w14:textId="77777777" w:rsidR="00BB347E" w:rsidRDefault="00BB347E" w:rsidP="00B56F8D">
      <w:pPr>
        <w:spacing w:beforeLines="40" w:before="96" w:afterLines="40" w:after="96"/>
        <w:ind w:firstLine="567"/>
        <w:rPr>
          <w:lang w:val="vi-VN"/>
        </w:rPr>
      </w:pPr>
      <w:r>
        <w:t xml:space="preserve">- </w:t>
      </w:r>
      <w:r w:rsidR="000049C0" w:rsidRPr="00BB347E">
        <w:rPr>
          <w:lang w:val="vi-VN"/>
        </w:rPr>
        <w:t>Bảo mật thông tin liên quan đến Bên B</w:t>
      </w:r>
    </w:p>
    <w:p w14:paraId="7248C1E6" w14:textId="2E1455A0" w:rsidR="000F0D4C" w:rsidRPr="00B56F8D" w:rsidRDefault="00BB347E" w:rsidP="00B56F8D">
      <w:pPr>
        <w:spacing w:beforeLines="40" w:before="96" w:afterLines="40" w:after="96"/>
        <w:ind w:firstLine="567"/>
        <w:rPr>
          <w:b/>
          <w:lang w:val="vi-VN"/>
        </w:rPr>
      </w:pPr>
      <w:r w:rsidRPr="00B56F8D">
        <w:rPr>
          <w:b/>
        </w:rPr>
        <w:t>4.</w:t>
      </w:r>
      <w:r w:rsidR="000049C0" w:rsidRPr="00B56F8D">
        <w:rPr>
          <w:b/>
          <w:lang w:val="vi-VN"/>
        </w:rPr>
        <w:t>2. Trách nhiệm của Bên B</w:t>
      </w:r>
    </w:p>
    <w:p w14:paraId="6C437AFB" w14:textId="4D63AEB9" w:rsidR="000F0D4C" w:rsidRPr="00BB347E" w:rsidRDefault="00BB347E" w:rsidP="00B56F8D">
      <w:pPr>
        <w:spacing w:beforeLines="40" w:before="96" w:afterLines="40" w:after="96"/>
        <w:ind w:firstLine="567"/>
        <w:rPr>
          <w:lang w:val="vi-VN"/>
        </w:rPr>
      </w:pPr>
      <w:r>
        <w:t xml:space="preserve">- </w:t>
      </w:r>
      <w:r w:rsidR="000049C0" w:rsidRPr="00BB347E">
        <w:rPr>
          <w:lang w:val="vi-VN"/>
        </w:rPr>
        <w:t>Chuẩn bị cơ sở vật chất, trang thiết bị phù hợp</w:t>
      </w:r>
    </w:p>
    <w:p w14:paraId="73D1D4B5" w14:textId="470C52F1" w:rsidR="000F0D4C" w:rsidRPr="00BB347E" w:rsidRDefault="00BB347E" w:rsidP="00B56F8D">
      <w:pPr>
        <w:spacing w:beforeLines="40" w:before="96" w:afterLines="40" w:after="96"/>
        <w:ind w:firstLine="567"/>
        <w:rPr>
          <w:lang w:val="vi-VN"/>
        </w:rPr>
      </w:pPr>
      <w:r>
        <w:t xml:space="preserve">- </w:t>
      </w:r>
      <w:r w:rsidR="000049C0" w:rsidRPr="00BB347E">
        <w:rPr>
          <w:lang w:val="vi-VN"/>
        </w:rPr>
        <w:t>Lựa chọn và cử cán bộ đủ điều kiện tham gia đào tạo</w:t>
      </w:r>
    </w:p>
    <w:p w14:paraId="53DA28C0" w14:textId="2065CD83" w:rsidR="000F0D4C" w:rsidRPr="00BB347E" w:rsidRDefault="00BB347E" w:rsidP="00B56F8D">
      <w:pPr>
        <w:spacing w:beforeLines="40" w:before="96" w:afterLines="40" w:after="96"/>
        <w:ind w:firstLine="567"/>
        <w:rPr>
          <w:lang w:val="vi-VN"/>
        </w:rPr>
      </w:pPr>
      <w:r>
        <w:t xml:space="preserve">- </w:t>
      </w:r>
      <w:r w:rsidR="000049C0" w:rsidRPr="00BB347E">
        <w:rPr>
          <w:lang w:val="vi-VN"/>
        </w:rPr>
        <w:t>Thanh toán chi phí theo thỏa thuận</w:t>
      </w:r>
    </w:p>
    <w:p w14:paraId="735A3779" w14:textId="376DA19C" w:rsidR="000F0D4C" w:rsidRPr="00BB347E" w:rsidRDefault="00BB347E" w:rsidP="00B56F8D">
      <w:pPr>
        <w:spacing w:beforeLines="40" w:before="96" w:afterLines="40" w:after="96"/>
        <w:ind w:firstLine="567"/>
        <w:rPr>
          <w:lang w:val="vi-VN"/>
        </w:rPr>
      </w:pPr>
      <w:r>
        <w:t xml:space="preserve">- </w:t>
      </w:r>
      <w:r w:rsidR="000049C0" w:rsidRPr="00BB347E">
        <w:rPr>
          <w:lang w:val="vi-VN"/>
        </w:rPr>
        <w:t>Tôn trọng quyền sở hữu trí tuệ của Bên A</w:t>
      </w:r>
    </w:p>
    <w:p w14:paraId="670F021C" w14:textId="0EF69EF2" w:rsidR="000F0D4C" w:rsidRPr="00BB347E" w:rsidRDefault="00BB347E" w:rsidP="00B56F8D">
      <w:pPr>
        <w:spacing w:beforeLines="40" w:before="96" w:afterLines="40" w:after="96"/>
        <w:ind w:firstLine="567"/>
        <w:rPr>
          <w:lang w:val="vi-VN"/>
        </w:rPr>
      </w:pPr>
      <w:r>
        <w:t xml:space="preserve">- </w:t>
      </w:r>
      <w:r w:rsidR="000049C0" w:rsidRPr="00BB347E">
        <w:rPr>
          <w:lang w:val="vi-VN"/>
        </w:rPr>
        <w:t>Bảo mật thông tin theo quy định</w:t>
      </w:r>
    </w:p>
    <w:p w14:paraId="3C3AAF6E" w14:textId="77777777" w:rsidR="00BB347E" w:rsidRDefault="00BB347E" w:rsidP="00B56F8D">
      <w:pPr>
        <w:pStyle w:val="ListParagraph"/>
        <w:spacing w:beforeLines="40" w:before="96" w:afterLines="40" w:after="96"/>
        <w:ind w:firstLine="567"/>
        <w:rPr>
          <w:b/>
          <w:bCs/>
          <w:lang w:val="vi-VN"/>
        </w:rPr>
      </w:pPr>
      <w:r>
        <w:rPr>
          <w:b/>
          <w:bCs/>
        </w:rPr>
        <w:t xml:space="preserve">ĐIỀU 5. </w:t>
      </w:r>
      <w:r w:rsidR="000049C0" w:rsidRPr="004C6C8A">
        <w:rPr>
          <w:b/>
          <w:bCs/>
          <w:lang w:val="vi-VN"/>
        </w:rPr>
        <w:t>CHI PHÍ VÀ THANH TOÁN</w:t>
      </w:r>
    </w:p>
    <w:p w14:paraId="094D0979" w14:textId="77777777" w:rsidR="00BB347E" w:rsidRDefault="000049C0" w:rsidP="00B56F8D">
      <w:pPr>
        <w:pStyle w:val="ListParagraph"/>
        <w:spacing w:beforeLines="40" w:before="96" w:afterLines="40" w:after="96"/>
        <w:ind w:firstLine="567"/>
        <w:rPr>
          <w:lang w:val="vi-VN"/>
        </w:rPr>
      </w:pPr>
      <w:r w:rsidRPr="004C6C8A">
        <w:rPr>
          <w:lang w:val="vi-VN"/>
        </w:rPr>
        <w:t>Chi phí chuyển giao công nghệ và đào tạo sẽ được thỏa thuận cụ thể trong từng hợp đồng triển khai, bao gồm:</w:t>
      </w:r>
    </w:p>
    <w:p w14:paraId="3DA5119E" w14:textId="77777777" w:rsidR="00BB347E" w:rsidRDefault="00BB347E" w:rsidP="00B56F8D">
      <w:pPr>
        <w:pStyle w:val="ListParagraph"/>
        <w:spacing w:beforeLines="40" w:before="96" w:afterLines="40" w:after="96"/>
        <w:ind w:firstLine="567"/>
        <w:rPr>
          <w:lang w:val="vi-VN"/>
        </w:rPr>
      </w:pPr>
      <w:r>
        <w:t xml:space="preserve">- </w:t>
      </w:r>
      <w:r w:rsidR="000049C0" w:rsidRPr="00BB347E">
        <w:rPr>
          <w:lang w:val="vi-VN"/>
        </w:rPr>
        <w:t>Phí chuyển giao công nghệ và cấp quyền sử dụng</w:t>
      </w:r>
    </w:p>
    <w:p w14:paraId="4BF7FA76" w14:textId="77777777" w:rsidR="00BB347E" w:rsidRDefault="00BB347E" w:rsidP="00B56F8D">
      <w:pPr>
        <w:pStyle w:val="ListParagraph"/>
        <w:spacing w:beforeLines="40" w:before="96" w:afterLines="40" w:after="96"/>
        <w:ind w:firstLine="567"/>
        <w:rPr>
          <w:lang w:val="vi-VN"/>
        </w:rPr>
      </w:pPr>
      <w:r>
        <w:t xml:space="preserve">- </w:t>
      </w:r>
      <w:r w:rsidR="000049C0" w:rsidRPr="00BB347E">
        <w:rPr>
          <w:lang w:val="vi-VN"/>
        </w:rPr>
        <w:t>Chi phí đào tạo (học phí, giáo trình, chứng chỉ)</w:t>
      </w:r>
    </w:p>
    <w:p w14:paraId="12F39A18" w14:textId="77777777" w:rsidR="00BB347E" w:rsidRDefault="00BB347E" w:rsidP="00B56F8D">
      <w:pPr>
        <w:pStyle w:val="ListParagraph"/>
        <w:spacing w:beforeLines="40" w:before="96" w:afterLines="40" w:after="96"/>
        <w:ind w:firstLine="567"/>
        <w:rPr>
          <w:lang w:val="vi-VN"/>
        </w:rPr>
      </w:pPr>
      <w:r>
        <w:t xml:space="preserve">- </w:t>
      </w:r>
      <w:r w:rsidR="000049C0" w:rsidRPr="00BB347E">
        <w:rPr>
          <w:lang w:val="vi-VN"/>
        </w:rPr>
        <w:t>Chi phí chuyên gia, giảng viên</w:t>
      </w:r>
    </w:p>
    <w:p w14:paraId="3DBE35B1" w14:textId="77777777" w:rsidR="00BB347E" w:rsidRDefault="00BB347E" w:rsidP="00B56F8D">
      <w:pPr>
        <w:pStyle w:val="ListParagraph"/>
        <w:spacing w:beforeLines="40" w:before="96" w:afterLines="40" w:after="96"/>
        <w:ind w:firstLine="567"/>
        <w:rPr>
          <w:lang w:val="vi-VN"/>
        </w:rPr>
      </w:pPr>
      <w:r>
        <w:t xml:space="preserve">- </w:t>
      </w:r>
      <w:r w:rsidR="000049C0" w:rsidRPr="00BB347E">
        <w:rPr>
          <w:lang w:val="vi-VN"/>
        </w:rPr>
        <w:t>Chi phí đi lại, lưu trú nếu có</w:t>
      </w:r>
    </w:p>
    <w:p w14:paraId="3E08300A" w14:textId="234C35F1" w:rsidR="000F0D4C" w:rsidRPr="00BB347E" w:rsidRDefault="00BB347E" w:rsidP="00B56F8D">
      <w:pPr>
        <w:pStyle w:val="ListParagraph"/>
        <w:spacing w:beforeLines="40" w:before="96" w:afterLines="40" w:after="96"/>
        <w:ind w:firstLine="567"/>
        <w:rPr>
          <w:lang w:val="vi-VN"/>
        </w:rPr>
      </w:pPr>
      <w:r>
        <w:t xml:space="preserve">- </w:t>
      </w:r>
      <w:r w:rsidR="000049C0" w:rsidRPr="00BB347E">
        <w:rPr>
          <w:lang w:val="vi-VN"/>
        </w:rPr>
        <w:t>Các chi phí phát sinh khác</w:t>
      </w:r>
    </w:p>
    <w:p w14:paraId="5B27D768" w14:textId="02B19224" w:rsidR="000F0D4C" w:rsidRPr="004C6C8A" w:rsidRDefault="00BB347E" w:rsidP="00B56F8D">
      <w:pPr>
        <w:pStyle w:val="ListParagraph"/>
        <w:spacing w:beforeLines="40" w:before="96" w:afterLines="40" w:after="96"/>
        <w:ind w:firstLine="567"/>
        <w:rPr>
          <w:lang w:val="vi-VN"/>
        </w:rPr>
      </w:pPr>
      <w:r>
        <w:rPr>
          <w:b/>
          <w:bCs/>
        </w:rPr>
        <w:t xml:space="preserve">ĐIỀU 6. </w:t>
      </w:r>
      <w:r w:rsidR="000049C0" w:rsidRPr="004C6C8A">
        <w:rPr>
          <w:b/>
          <w:bCs/>
          <w:lang w:val="vi-VN"/>
        </w:rPr>
        <w:t>BẢO MẬT THÔNG TIN</w:t>
      </w:r>
    </w:p>
    <w:p w14:paraId="227FA094" w14:textId="77777777" w:rsidR="000F0D4C" w:rsidRPr="00F82B82" w:rsidRDefault="000049C0" w:rsidP="00B56F8D">
      <w:pPr>
        <w:spacing w:beforeLines="40" w:before="96" w:afterLines="40" w:after="96"/>
        <w:ind w:firstLine="567"/>
        <w:jc w:val="both"/>
        <w:rPr>
          <w:spacing w:val="-2"/>
          <w:lang w:val="vi-VN"/>
        </w:rPr>
      </w:pPr>
      <w:r w:rsidRPr="00F82B82">
        <w:rPr>
          <w:spacing w:val="-2"/>
          <w:lang w:val="vi-VN"/>
        </w:rPr>
        <w:t>Hai bên cam kết bảo mật tuyệt đối mọi thông tin, tài liệu, công nghệ mà mình tiếp cận được trong quá trình hợp tác. Nghĩa vụ bảo mật này có hiệu lực trong suốt thời gian hợp tác và sau khi chấm dứt Biên bản ghi nhớ này, trừ khi có thỏa thuận khác bằng văn bản.</w:t>
      </w:r>
    </w:p>
    <w:p w14:paraId="1540018B" w14:textId="7F8FFA08" w:rsidR="000F0D4C" w:rsidRPr="004C6C8A" w:rsidRDefault="00BB347E" w:rsidP="00B56F8D">
      <w:pPr>
        <w:pStyle w:val="ListParagraph"/>
        <w:spacing w:beforeLines="40" w:before="96" w:afterLines="40" w:after="96"/>
        <w:ind w:firstLine="567"/>
        <w:rPr>
          <w:lang w:val="vi-VN"/>
        </w:rPr>
      </w:pPr>
      <w:r>
        <w:rPr>
          <w:b/>
          <w:bCs/>
        </w:rPr>
        <w:t xml:space="preserve">ĐIỀU 7. </w:t>
      </w:r>
      <w:r w:rsidR="000049C0" w:rsidRPr="004C6C8A">
        <w:rPr>
          <w:b/>
          <w:bCs/>
          <w:lang w:val="vi-VN"/>
        </w:rPr>
        <w:t>THỜI HẠN VÀ HIỆU LỰC</w:t>
      </w:r>
    </w:p>
    <w:p w14:paraId="5387F8AD" w14:textId="17764999" w:rsidR="000F0D4C" w:rsidRPr="004C6C8A" w:rsidRDefault="00BB347E" w:rsidP="00B56F8D">
      <w:pPr>
        <w:spacing w:beforeLines="40" w:before="96" w:afterLines="40" w:after="96"/>
        <w:ind w:firstLine="567"/>
        <w:jc w:val="both"/>
        <w:rPr>
          <w:lang w:val="vi-VN"/>
        </w:rPr>
      </w:pPr>
      <w:r>
        <w:t xml:space="preserve">7.1. </w:t>
      </w:r>
      <w:r w:rsidR="000049C0" w:rsidRPr="004C6C8A">
        <w:rPr>
          <w:lang w:val="vi-VN"/>
        </w:rPr>
        <w:t>Biên bản ghi nhớ này có hiệu lực kể từ ngày ký và có thời hạn 3 (ba) năm. Thời hạn có thể được gia hạn theo thỏa thuận của hai bên.</w:t>
      </w:r>
    </w:p>
    <w:p w14:paraId="225BF41E" w14:textId="28A577EB" w:rsidR="000F0D4C" w:rsidRPr="004C6C8A" w:rsidRDefault="00BB347E" w:rsidP="00B56F8D">
      <w:pPr>
        <w:spacing w:beforeLines="40" w:before="96" w:afterLines="40" w:after="96"/>
        <w:ind w:firstLine="567"/>
        <w:jc w:val="both"/>
        <w:rPr>
          <w:lang w:val="vi-VN"/>
        </w:rPr>
      </w:pPr>
      <w:r>
        <w:t xml:space="preserve">7.2. </w:t>
      </w:r>
      <w:r w:rsidR="000049C0" w:rsidRPr="004C6C8A">
        <w:rPr>
          <w:lang w:val="vi-VN"/>
        </w:rPr>
        <w:t>Biên bản này có thể được sửa đổi, bổ sung hoặc chấm dứt trước thời hạn bằng văn bản thỏa thuận của hai bên.</w:t>
      </w:r>
    </w:p>
    <w:p w14:paraId="3CB0F29F" w14:textId="56DB902B" w:rsidR="000F0D4C" w:rsidRPr="004C6C8A" w:rsidRDefault="00BB347E" w:rsidP="00B56F8D">
      <w:pPr>
        <w:pStyle w:val="ListParagraph"/>
        <w:spacing w:beforeLines="40" w:before="96" w:afterLines="40" w:after="96"/>
        <w:ind w:firstLine="567"/>
        <w:rPr>
          <w:lang w:val="vi-VN"/>
        </w:rPr>
      </w:pPr>
      <w:r>
        <w:rPr>
          <w:b/>
          <w:bCs/>
        </w:rPr>
        <w:t xml:space="preserve">ĐIỀU 8. </w:t>
      </w:r>
      <w:r w:rsidR="000049C0" w:rsidRPr="004C6C8A">
        <w:rPr>
          <w:b/>
          <w:bCs/>
          <w:lang w:val="vi-VN"/>
        </w:rPr>
        <w:t>GIẢI QUYẾT TRANH CHẤP</w:t>
      </w:r>
    </w:p>
    <w:p w14:paraId="6B58A1CA" w14:textId="77777777" w:rsidR="000F0D4C" w:rsidRPr="004C6C8A" w:rsidRDefault="000049C0" w:rsidP="00B56F8D">
      <w:pPr>
        <w:spacing w:beforeLines="40" w:before="96" w:afterLines="40" w:after="96"/>
        <w:ind w:firstLine="567"/>
        <w:jc w:val="both"/>
        <w:rPr>
          <w:lang w:val="vi-VN"/>
        </w:rPr>
      </w:pPr>
      <w:r w:rsidRPr="004C6C8A">
        <w:rPr>
          <w:lang w:val="vi-VN"/>
        </w:rPr>
        <w:t>Mọi tranh chấp phát sinh trong quá trình thực hiện Biên bản ghi nhớ này sẽ được giải quyết thông qua thương lượng, hòa giải. Trường hợp không đạt được thỏa thuận, tranh chấp sẽ được giải quyết theo quy định của pháp luật Việt Nam.</w:t>
      </w:r>
    </w:p>
    <w:p w14:paraId="4243AF07" w14:textId="698CE674" w:rsidR="000F0D4C" w:rsidRPr="004C6C8A" w:rsidRDefault="00BB347E" w:rsidP="00B56F8D">
      <w:pPr>
        <w:pStyle w:val="ListParagraph"/>
        <w:spacing w:beforeLines="40" w:before="96" w:afterLines="40" w:after="96"/>
        <w:ind w:firstLine="567"/>
        <w:rPr>
          <w:lang w:val="vi-VN"/>
        </w:rPr>
      </w:pPr>
      <w:r>
        <w:rPr>
          <w:b/>
          <w:bCs/>
        </w:rPr>
        <w:lastRenderedPageBreak/>
        <w:t xml:space="preserve">ĐIỀU 9. </w:t>
      </w:r>
      <w:r w:rsidR="000049C0" w:rsidRPr="004C6C8A">
        <w:rPr>
          <w:b/>
          <w:bCs/>
          <w:lang w:val="vi-VN"/>
        </w:rPr>
        <w:t>ĐIỀU KHOẢN CHUNG</w:t>
      </w:r>
    </w:p>
    <w:p w14:paraId="3E093556" w14:textId="77777777" w:rsidR="00B56F8D" w:rsidRDefault="00BB347E" w:rsidP="00B56F8D">
      <w:pPr>
        <w:spacing w:beforeLines="40" w:before="96" w:afterLines="40" w:after="96"/>
        <w:ind w:firstLine="567"/>
        <w:rPr>
          <w:lang w:val="vi-VN"/>
        </w:rPr>
      </w:pPr>
      <w:r>
        <w:t xml:space="preserve">9.1. </w:t>
      </w:r>
      <w:r w:rsidR="000049C0" w:rsidRPr="00BB347E">
        <w:rPr>
          <w:lang w:val="vi-VN"/>
        </w:rPr>
        <w:t xml:space="preserve">Biên bản này được lập thành </w:t>
      </w:r>
      <w:r w:rsidR="000049C0" w:rsidRPr="00BB347E">
        <w:rPr>
          <w:b/>
          <w:bCs/>
          <w:lang w:val="vi-VN"/>
        </w:rPr>
        <w:t>04 (bốn)</w:t>
      </w:r>
      <w:r w:rsidR="000049C0" w:rsidRPr="00BB347E">
        <w:rPr>
          <w:lang w:val="vi-VN"/>
        </w:rPr>
        <w:t xml:space="preserve"> bản có giá trị pháp lý như nhau, mỗi bên giữ </w:t>
      </w:r>
      <w:r w:rsidR="000049C0" w:rsidRPr="00BB347E">
        <w:rPr>
          <w:b/>
          <w:bCs/>
          <w:lang w:val="vi-VN"/>
        </w:rPr>
        <w:t>02</w:t>
      </w:r>
      <w:r w:rsidR="000049C0" w:rsidRPr="00BB347E">
        <w:rPr>
          <w:lang w:val="vi-VN"/>
        </w:rPr>
        <w:t xml:space="preserve"> bản.</w:t>
      </w:r>
    </w:p>
    <w:p w14:paraId="4717B1C5" w14:textId="77777777" w:rsidR="00B56F8D" w:rsidRDefault="00BB347E" w:rsidP="00B56F8D">
      <w:pPr>
        <w:spacing w:beforeLines="40" w:before="96" w:afterLines="40" w:after="96"/>
        <w:ind w:firstLine="567"/>
        <w:rPr>
          <w:lang w:val="vi-VN"/>
        </w:rPr>
      </w:pPr>
      <w:r>
        <w:t xml:space="preserve">9.2. </w:t>
      </w:r>
      <w:r w:rsidR="000049C0" w:rsidRPr="00BB347E">
        <w:rPr>
          <w:lang w:val="vi-VN"/>
        </w:rPr>
        <w:t>Các nội dung chi tiết sẽ được cụ thể hóa trong các hợp đồng riêng.</w:t>
      </w:r>
    </w:p>
    <w:p w14:paraId="13615A62" w14:textId="5CFC9829" w:rsidR="000049C0" w:rsidRDefault="00BB347E" w:rsidP="0090586B">
      <w:pPr>
        <w:spacing w:beforeLines="40" w:before="96" w:afterLines="40" w:after="96"/>
        <w:ind w:firstLine="567"/>
        <w:rPr>
          <w:lang w:val="vi-VN"/>
        </w:rPr>
      </w:pPr>
      <w:r>
        <w:t xml:space="preserve">9.3. </w:t>
      </w:r>
      <w:r w:rsidR="000049C0" w:rsidRPr="00BB347E">
        <w:rPr>
          <w:lang w:val="vi-VN"/>
        </w:rPr>
        <w:t>Biên bản này thể hiện thiện chí hợp tác và không tạo ra nghĩa vụ pháp lý ràng buộc cho đến khi có hợp đồng cụ thể được ký kết.</w:t>
      </w:r>
    </w:p>
    <w:p w14:paraId="61664DBC" w14:textId="77777777" w:rsidR="0090586B" w:rsidRPr="004C6C8A" w:rsidRDefault="0090586B" w:rsidP="0090586B">
      <w:pPr>
        <w:spacing w:beforeLines="40" w:before="96" w:afterLines="40" w:after="96"/>
        <w:ind w:firstLine="567"/>
        <w:rPr>
          <w:lang w:val="vi-VN"/>
        </w:rPr>
      </w:pPr>
    </w:p>
    <w:tbl>
      <w:tblPr>
        <w:tblW w:w="5000" w:type="pct"/>
        <w:tblCellMar>
          <w:left w:w="10" w:type="dxa"/>
          <w:right w:w="10" w:type="dxa"/>
        </w:tblCellMar>
        <w:tblLook w:val="04A0" w:firstRow="1" w:lastRow="0" w:firstColumn="1" w:lastColumn="0" w:noHBand="0" w:noVBand="1"/>
        <w:tblPrChange w:id="49" w:author="Nguyen Tinh" w:date="2026-02-03T11:00:00Z">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4677"/>
        <w:gridCol w:w="4677"/>
        <w:tblGridChange w:id="50">
          <w:tblGrid>
            <w:gridCol w:w="5"/>
            <w:gridCol w:w="4508"/>
            <w:gridCol w:w="164"/>
            <w:gridCol w:w="4344"/>
            <w:gridCol w:w="333"/>
          </w:tblGrid>
        </w:tblGridChange>
      </w:tblGrid>
      <w:tr w:rsidR="000F0D4C" w:rsidRPr="004F5EA3" w14:paraId="010D89A2" w14:textId="77777777" w:rsidTr="000049C0">
        <w:trPr>
          <w:trPrChange w:id="51" w:author="Nguyen Tinh" w:date="2026-02-03T11:00:00Z">
            <w:trPr>
              <w:gridBefore w:val="1"/>
              <w:gridAfter w:val="0"/>
            </w:trPr>
          </w:trPrChange>
        </w:trPr>
        <w:tc>
          <w:tcPr>
            <w:tcW w:w="2500" w:type="pct"/>
            <w:tcPrChange w:id="52" w:author="Nguyen Tinh" w:date="2026-02-03T11:00:00Z">
              <w:tcPr>
                <w:tcW w:w="4680" w:type="dxa"/>
              </w:tcPr>
            </w:tcPrChange>
          </w:tcPr>
          <w:p w14:paraId="0DF0BA08" w14:textId="731D5B50" w:rsidR="000F0D4C" w:rsidRDefault="000049C0" w:rsidP="00B56F8D">
            <w:pPr>
              <w:jc w:val="center"/>
              <w:rPr>
                <w:b/>
                <w:bCs/>
                <w:lang w:val="vi-VN"/>
              </w:rPr>
            </w:pPr>
            <w:r w:rsidRPr="004C6C8A">
              <w:rPr>
                <w:b/>
                <w:bCs/>
                <w:lang w:val="vi-VN"/>
              </w:rPr>
              <w:t>ĐẠI DIỆN BÊN A</w:t>
            </w:r>
          </w:p>
          <w:p w14:paraId="1318E369" w14:textId="77777777" w:rsidR="000049C0" w:rsidRDefault="00B56F8D" w:rsidP="000049C0">
            <w:pPr>
              <w:jc w:val="center"/>
            </w:pPr>
            <w:r>
              <w:rPr>
                <w:b/>
                <w:bCs/>
              </w:rPr>
              <w:t>VIỆN TRƯỞNG</w:t>
            </w:r>
          </w:p>
          <w:p w14:paraId="6695E4A2" w14:textId="77777777" w:rsidR="000049C0" w:rsidRDefault="000049C0" w:rsidP="000049C0">
            <w:pPr>
              <w:jc w:val="center"/>
            </w:pPr>
          </w:p>
          <w:p w14:paraId="4CFD49BD" w14:textId="77777777" w:rsidR="000049C0" w:rsidRDefault="000049C0" w:rsidP="000049C0">
            <w:pPr>
              <w:jc w:val="center"/>
            </w:pPr>
          </w:p>
          <w:p w14:paraId="7D7777A5" w14:textId="6B35E93A" w:rsidR="000049C0" w:rsidRDefault="000049C0" w:rsidP="000049C0">
            <w:pPr>
              <w:jc w:val="center"/>
            </w:pPr>
          </w:p>
          <w:p w14:paraId="0E4152AE" w14:textId="77777777" w:rsidR="000049C0" w:rsidRDefault="000049C0" w:rsidP="000049C0">
            <w:pPr>
              <w:jc w:val="center"/>
            </w:pPr>
          </w:p>
          <w:p w14:paraId="76340DF2" w14:textId="2C02AB6E" w:rsidR="000F0D4C" w:rsidRPr="000049C0" w:rsidRDefault="00B56F8D" w:rsidP="000049C0">
            <w:pPr>
              <w:jc w:val="center"/>
            </w:pPr>
            <w:r w:rsidRPr="00CF31A8">
              <w:rPr>
                <w:b/>
              </w:rPr>
              <w:t xml:space="preserve">PGS.TS. </w:t>
            </w:r>
            <w:r w:rsidR="00CF31A8" w:rsidRPr="00CF31A8">
              <w:rPr>
                <w:b/>
                <w:lang w:val="vi-VN"/>
              </w:rPr>
              <w:t>Phạm Văn Phúc</w:t>
            </w:r>
          </w:p>
        </w:tc>
        <w:tc>
          <w:tcPr>
            <w:tcW w:w="2500" w:type="pct"/>
            <w:tcPrChange w:id="53" w:author="Nguyen Tinh" w:date="2026-02-03T11:00:00Z">
              <w:tcPr>
                <w:tcW w:w="4680" w:type="dxa"/>
                <w:gridSpan w:val="2"/>
              </w:tcPr>
            </w:tcPrChange>
          </w:tcPr>
          <w:p w14:paraId="4607EC08" w14:textId="77777777" w:rsidR="000F0D4C" w:rsidRPr="004C6C8A" w:rsidRDefault="000049C0" w:rsidP="00B56F8D">
            <w:pPr>
              <w:jc w:val="center"/>
              <w:rPr>
                <w:lang w:val="vi-VN"/>
              </w:rPr>
            </w:pPr>
            <w:r w:rsidRPr="004C6C8A">
              <w:rPr>
                <w:b/>
                <w:bCs/>
                <w:lang w:val="vi-VN"/>
              </w:rPr>
              <w:t>ĐẠI DIỆN BÊN B</w:t>
            </w:r>
          </w:p>
          <w:p w14:paraId="48B432F6" w14:textId="77777777" w:rsidR="000049C0" w:rsidRDefault="00B56F8D" w:rsidP="000049C0">
            <w:pPr>
              <w:jc w:val="center"/>
              <w:rPr>
                <w:b/>
              </w:rPr>
            </w:pPr>
            <w:r w:rsidRPr="00B56F8D">
              <w:rPr>
                <w:b/>
                <w:iCs/>
                <w:sz w:val="22"/>
                <w:szCs w:val="22"/>
              </w:rPr>
              <w:t>HIỆU TRƯỞNG</w:t>
            </w:r>
          </w:p>
          <w:p w14:paraId="4C87DF56" w14:textId="77777777" w:rsidR="000049C0" w:rsidRDefault="000049C0" w:rsidP="000049C0">
            <w:pPr>
              <w:jc w:val="center"/>
              <w:rPr>
                <w:b/>
              </w:rPr>
            </w:pPr>
          </w:p>
          <w:p w14:paraId="0C4FFCBC" w14:textId="77777777" w:rsidR="000049C0" w:rsidRDefault="000049C0" w:rsidP="000049C0">
            <w:pPr>
              <w:jc w:val="center"/>
              <w:rPr>
                <w:b/>
              </w:rPr>
            </w:pPr>
          </w:p>
          <w:p w14:paraId="48D63B7E" w14:textId="5DB53D7E" w:rsidR="000049C0" w:rsidRDefault="000049C0" w:rsidP="000049C0">
            <w:pPr>
              <w:jc w:val="center"/>
              <w:rPr>
                <w:b/>
              </w:rPr>
            </w:pPr>
          </w:p>
          <w:p w14:paraId="0D04FA1F" w14:textId="77777777" w:rsidR="000049C0" w:rsidRDefault="000049C0" w:rsidP="000049C0">
            <w:pPr>
              <w:jc w:val="center"/>
              <w:rPr>
                <w:b/>
              </w:rPr>
            </w:pPr>
          </w:p>
          <w:p w14:paraId="4497726D" w14:textId="739F7EF4" w:rsidR="000F0D4C" w:rsidRPr="00CF31A8" w:rsidRDefault="00A430CA" w:rsidP="000049C0">
            <w:pPr>
              <w:jc w:val="center"/>
              <w:rPr>
                <w:b/>
                <w:rPrChange w:id="54" w:author="Nguyen Tinh" w:date="2026-02-03T10:59:00Z">
                  <w:rPr>
                    <w:lang w:val="vi-VN"/>
                  </w:rPr>
                </w:rPrChange>
              </w:rPr>
            </w:pPr>
            <w:ins w:id="55" w:author="Nguyen Tinh" w:date="2026-02-03T10:59:00Z">
              <w:r w:rsidRPr="00CF31A8">
                <w:rPr>
                  <w:b/>
                </w:rPr>
                <w:t>GS.TS. Cao Tiến Đức</w:t>
              </w:r>
            </w:ins>
          </w:p>
        </w:tc>
      </w:tr>
    </w:tbl>
    <w:p w14:paraId="7F65AAA5" w14:textId="77777777" w:rsidR="009051EE" w:rsidRPr="004C6C8A" w:rsidRDefault="009051EE">
      <w:pPr>
        <w:rPr>
          <w:lang w:val="vi-VN"/>
        </w:rPr>
      </w:pPr>
    </w:p>
    <w:sectPr w:rsidR="009051EE" w:rsidRPr="004C6C8A" w:rsidSect="00B56F8D">
      <w:pgSz w:w="11906" w:h="16838" w:code="9"/>
      <w:pgMar w:top="1134" w:right="851" w:bottom="1134" w:left="1701"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guyen Tinh" w:date="2026-01-28T14:29:00Z" w:initials="NT">
    <w:p w14:paraId="1EAF6ECD" w14:textId="6FF90986" w:rsidR="003053AB" w:rsidRDefault="003053AB">
      <w:pPr>
        <w:pStyle w:val="CommentText"/>
      </w:pPr>
      <w:r>
        <w:rPr>
          <w:rStyle w:val="CommentReference"/>
        </w:rPr>
        <w:annotationRef/>
      </w:r>
      <w:r w:rsidR="004F5EA3">
        <w:t>Vui l</w:t>
      </w:r>
      <w:r w:rsidR="00C75536">
        <w:t>ò</w:t>
      </w:r>
      <w:r w:rsidR="004F5EA3">
        <w:t>ng g</w:t>
      </w:r>
      <w:r>
        <w:t>hi rõ!</w:t>
      </w:r>
    </w:p>
  </w:comment>
  <w:comment w:id="32" w:author="Nguyen Tinh" w:date="2026-02-03T10:48:00Z" w:initials="NT">
    <w:p w14:paraId="511A9299" w14:textId="65DE2A04" w:rsidR="006F783F" w:rsidRDefault="006F783F">
      <w:pPr>
        <w:pStyle w:val="CommentText"/>
      </w:pPr>
      <w:r>
        <w:rPr>
          <w:rStyle w:val="CommentReference"/>
        </w:rPr>
        <w:annotationRef/>
      </w:r>
      <w:r>
        <w:t>T</w:t>
      </w:r>
      <w:r w:rsidRPr="006F783F">
        <w:t>ừ nguồn nào là chủ đạo (mô mỡ, dây rốn, hay tủy xương</w:t>
      </w:r>
      <w:r w:rsidR="00EE35CC">
        <w:t>…</w:t>
      </w:r>
      <w:r w:rsidRPr="006F783F">
        <w:t>)?</w:t>
      </w:r>
    </w:p>
  </w:comment>
  <w:comment w:id="35" w:author="Nguyen Tinh" w:date="2026-02-03T10:50:00Z" w:initials="NT">
    <w:p w14:paraId="5817B32B" w14:textId="2C737934" w:rsidR="00982660" w:rsidRDefault="00982660">
      <w:pPr>
        <w:pStyle w:val="CommentText"/>
      </w:pPr>
      <w:r>
        <w:rPr>
          <w:rStyle w:val="CommentReference"/>
        </w:rPr>
        <w:annotationRef/>
      </w:r>
      <w:r w:rsidRPr="00982660">
        <w:t>(Lab-scale) hay quy mô sản xuất công nghiệp?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AF6ECD" w15:done="0"/>
  <w15:commentEx w15:paraId="511A9299" w15:done="0"/>
  <w15:commentEx w15:paraId="5817B3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B95A86" w16cex:dateUtc="2026-01-28T07:29:00Z"/>
  <w16cex:commentExtensible w16cex:durableId="239DBE0B" w16cex:dateUtc="2026-02-03T03:48:00Z"/>
  <w16cex:commentExtensible w16cex:durableId="2C374512" w16cex:dateUtc="2026-02-03T0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AF6ECD" w16cid:durableId="24B95A86"/>
  <w16cid:commentId w16cid:paraId="511A9299" w16cid:durableId="239DBE0B"/>
  <w16cid:commentId w16cid:paraId="5817B32B" w16cid:durableId="2C37451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B3E18"/>
    <w:multiLevelType w:val="hybridMultilevel"/>
    <w:tmpl w:val="869CB11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B895172"/>
    <w:multiLevelType w:val="hybridMultilevel"/>
    <w:tmpl w:val="9EF83F5A"/>
    <w:lvl w:ilvl="0" w:tplc="BD7AA2EA">
      <w:start w:val="1"/>
      <w:numFmt w:val="bullet"/>
      <w:lvlText w:val="•"/>
      <w:lvlJc w:val="left"/>
      <w:pPr>
        <w:ind w:left="720" w:hanging="360"/>
      </w:pPr>
    </w:lvl>
    <w:lvl w:ilvl="1" w:tplc="815ADDA4">
      <w:numFmt w:val="decimal"/>
      <w:lvlText w:val=""/>
      <w:lvlJc w:val="left"/>
    </w:lvl>
    <w:lvl w:ilvl="2" w:tplc="9EB61D52">
      <w:numFmt w:val="decimal"/>
      <w:lvlText w:val=""/>
      <w:lvlJc w:val="left"/>
    </w:lvl>
    <w:lvl w:ilvl="3" w:tplc="45C4E6A6">
      <w:numFmt w:val="decimal"/>
      <w:lvlText w:val=""/>
      <w:lvlJc w:val="left"/>
    </w:lvl>
    <w:lvl w:ilvl="4" w:tplc="1DFCD588">
      <w:numFmt w:val="decimal"/>
      <w:lvlText w:val=""/>
      <w:lvlJc w:val="left"/>
    </w:lvl>
    <w:lvl w:ilvl="5" w:tplc="403820AA">
      <w:numFmt w:val="decimal"/>
      <w:lvlText w:val=""/>
      <w:lvlJc w:val="left"/>
    </w:lvl>
    <w:lvl w:ilvl="6" w:tplc="893AD862">
      <w:numFmt w:val="decimal"/>
      <w:lvlText w:val=""/>
      <w:lvlJc w:val="left"/>
    </w:lvl>
    <w:lvl w:ilvl="7" w:tplc="E4B0D6E0">
      <w:numFmt w:val="decimal"/>
      <w:lvlText w:val=""/>
      <w:lvlJc w:val="left"/>
    </w:lvl>
    <w:lvl w:ilvl="8" w:tplc="E89EA1CC">
      <w:numFmt w:val="decimal"/>
      <w:lvlText w:val=""/>
      <w:lvlJc w:val="left"/>
    </w:lvl>
  </w:abstractNum>
  <w:abstractNum w:abstractNumId="2" w15:restartNumberingAfterBreak="0">
    <w:nsid w:val="67463905"/>
    <w:multiLevelType w:val="hybridMultilevel"/>
    <w:tmpl w:val="57C468BC"/>
    <w:lvl w:ilvl="0" w:tplc="51242EB4">
      <w:start w:val="1"/>
      <w:numFmt w:val="decimal"/>
      <w:lvlText w:val="%1."/>
      <w:lvlJc w:val="left"/>
      <w:pPr>
        <w:ind w:left="720" w:hanging="360"/>
      </w:pPr>
    </w:lvl>
    <w:lvl w:ilvl="1" w:tplc="FB629066">
      <w:numFmt w:val="decimal"/>
      <w:lvlText w:val=""/>
      <w:lvlJc w:val="left"/>
    </w:lvl>
    <w:lvl w:ilvl="2" w:tplc="22E27B54">
      <w:numFmt w:val="decimal"/>
      <w:lvlText w:val=""/>
      <w:lvlJc w:val="left"/>
    </w:lvl>
    <w:lvl w:ilvl="3" w:tplc="BAF6FCFA">
      <w:numFmt w:val="decimal"/>
      <w:lvlText w:val=""/>
      <w:lvlJc w:val="left"/>
    </w:lvl>
    <w:lvl w:ilvl="4" w:tplc="877E8A30">
      <w:numFmt w:val="decimal"/>
      <w:lvlText w:val=""/>
      <w:lvlJc w:val="left"/>
    </w:lvl>
    <w:lvl w:ilvl="5" w:tplc="F9166D58">
      <w:numFmt w:val="decimal"/>
      <w:lvlText w:val=""/>
      <w:lvlJc w:val="left"/>
    </w:lvl>
    <w:lvl w:ilvl="6" w:tplc="3DB80818">
      <w:numFmt w:val="decimal"/>
      <w:lvlText w:val=""/>
      <w:lvlJc w:val="left"/>
    </w:lvl>
    <w:lvl w:ilvl="7" w:tplc="E578C1F2">
      <w:numFmt w:val="decimal"/>
      <w:lvlText w:val=""/>
      <w:lvlJc w:val="left"/>
    </w:lvl>
    <w:lvl w:ilvl="8" w:tplc="0E16A95A">
      <w:numFmt w:val="decimal"/>
      <w:lvlText w:val=""/>
      <w:lvlJc w:val="left"/>
    </w:lvl>
  </w:abstractNum>
  <w:abstractNum w:abstractNumId="3" w15:restartNumberingAfterBreak="0">
    <w:nsid w:val="79D64A3B"/>
    <w:multiLevelType w:val="hybridMultilevel"/>
    <w:tmpl w:val="084A756C"/>
    <w:lvl w:ilvl="0" w:tplc="49A24E42">
      <w:start w:val="1"/>
      <w:numFmt w:val="upperRoman"/>
      <w:lvlText w:val="ĐIỀU %1."/>
      <w:lvlJc w:val="left"/>
      <w:pPr>
        <w:ind w:left="0" w:firstLine="0"/>
      </w:pPr>
      <w:rPr>
        <w:b/>
        <w:bCs/>
        <w:sz w:val="26"/>
        <w:szCs w:val="26"/>
      </w:rPr>
    </w:lvl>
    <w:lvl w:ilvl="1" w:tplc="CFA69950">
      <w:numFmt w:val="decimal"/>
      <w:lvlText w:val=""/>
      <w:lvlJc w:val="left"/>
    </w:lvl>
    <w:lvl w:ilvl="2" w:tplc="2558E376">
      <w:numFmt w:val="decimal"/>
      <w:lvlText w:val=""/>
      <w:lvlJc w:val="left"/>
    </w:lvl>
    <w:lvl w:ilvl="3" w:tplc="D99E1712">
      <w:numFmt w:val="decimal"/>
      <w:lvlText w:val=""/>
      <w:lvlJc w:val="left"/>
    </w:lvl>
    <w:lvl w:ilvl="4" w:tplc="5AE432E8">
      <w:numFmt w:val="decimal"/>
      <w:lvlText w:val=""/>
      <w:lvlJc w:val="left"/>
    </w:lvl>
    <w:lvl w:ilvl="5" w:tplc="3DCE9778">
      <w:numFmt w:val="decimal"/>
      <w:lvlText w:val=""/>
      <w:lvlJc w:val="left"/>
    </w:lvl>
    <w:lvl w:ilvl="6" w:tplc="5658C4A6">
      <w:numFmt w:val="decimal"/>
      <w:lvlText w:val=""/>
      <w:lvlJc w:val="left"/>
    </w:lvl>
    <w:lvl w:ilvl="7" w:tplc="B780235C">
      <w:numFmt w:val="decimal"/>
      <w:lvlText w:val=""/>
      <w:lvlJc w:val="left"/>
    </w:lvl>
    <w:lvl w:ilvl="8" w:tplc="DFF2C99E">
      <w:numFmt w:val="decimal"/>
      <w:lvlText w:val=""/>
      <w:lvlJc w:val="left"/>
    </w:lvl>
  </w:abstractNum>
  <w:abstractNum w:abstractNumId="4" w15:restartNumberingAfterBreak="0">
    <w:nsid w:val="7FC15CA6"/>
    <w:multiLevelType w:val="hybridMultilevel"/>
    <w:tmpl w:val="8DDA59A0"/>
    <w:lvl w:ilvl="0" w:tplc="E6142E14">
      <w:start w:val="1"/>
      <w:numFmt w:val="bullet"/>
      <w:lvlText w:val="●"/>
      <w:lvlJc w:val="left"/>
      <w:pPr>
        <w:ind w:left="720" w:hanging="360"/>
      </w:pPr>
    </w:lvl>
    <w:lvl w:ilvl="1" w:tplc="3BCA3BBE">
      <w:start w:val="1"/>
      <w:numFmt w:val="bullet"/>
      <w:lvlText w:val="○"/>
      <w:lvlJc w:val="left"/>
      <w:pPr>
        <w:ind w:left="1440" w:hanging="360"/>
      </w:pPr>
    </w:lvl>
    <w:lvl w:ilvl="2" w:tplc="6254BD04">
      <w:start w:val="1"/>
      <w:numFmt w:val="bullet"/>
      <w:lvlText w:val="■"/>
      <w:lvlJc w:val="left"/>
      <w:pPr>
        <w:ind w:left="2160" w:hanging="360"/>
      </w:pPr>
    </w:lvl>
    <w:lvl w:ilvl="3" w:tplc="C3BED3EE">
      <w:start w:val="1"/>
      <w:numFmt w:val="bullet"/>
      <w:lvlText w:val="●"/>
      <w:lvlJc w:val="left"/>
      <w:pPr>
        <w:ind w:left="2880" w:hanging="360"/>
      </w:pPr>
    </w:lvl>
    <w:lvl w:ilvl="4" w:tplc="CB589A1C">
      <w:start w:val="1"/>
      <w:numFmt w:val="bullet"/>
      <w:lvlText w:val="○"/>
      <w:lvlJc w:val="left"/>
      <w:pPr>
        <w:ind w:left="3600" w:hanging="360"/>
      </w:pPr>
    </w:lvl>
    <w:lvl w:ilvl="5" w:tplc="A692BC42">
      <w:start w:val="1"/>
      <w:numFmt w:val="bullet"/>
      <w:lvlText w:val="■"/>
      <w:lvlJc w:val="left"/>
      <w:pPr>
        <w:ind w:left="4320" w:hanging="360"/>
      </w:pPr>
    </w:lvl>
    <w:lvl w:ilvl="6" w:tplc="B9243390">
      <w:start w:val="1"/>
      <w:numFmt w:val="bullet"/>
      <w:lvlText w:val="●"/>
      <w:lvlJc w:val="left"/>
      <w:pPr>
        <w:ind w:left="5040" w:hanging="360"/>
      </w:pPr>
    </w:lvl>
    <w:lvl w:ilvl="7" w:tplc="923C6F3E">
      <w:start w:val="1"/>
      <w:numFmt w:val="bullet"/>
      <w:lvlText w:val="●"/>
      <w:lvlJc w:val="left"/>
      <w:pPr>
        <w:ind w:left="5760" w:hanging="360"/>
      </w:pPr>
    </w:lvl>
    <w:lvl w:ilvl="8" w:tplc="1A2EA114">
      <w:start w:val="1"/>
      <w:numFmt w:val="bullet"/>
      <w:lvlText w:val="●"/>
      <w:lvlJc w:val="left"/>
      <w:pPr>
        <w:ind w:left="6480" w:hanging="360"/>
      </w:pPr>
    </w:lvl>
  </w:abstractNum>
  <w:num w:numId="1" w16cid:durableId="1592003461">
    <w:abstractNumId w:val="4"/>
    <w:lvlOverride w:ilvl="0">
      <w:startOverride w:val="1"/>
    </w:lvlOverride>
  </w:num>
  <w:num w:numId="2" w16cid:durableId="293827732">
    <w:abstractNumId w:val="3"/>
    <w:lvlOverride w:ilvl="0">
      <w:startOverride w:val="1"/>
    </w:lvlOverride>
  </w:num>
  <w:num w:numId="3" w16cid:durableId="871378942">
    <w:abstractNumId w:val="2"/>
    <w:lvlOverride w:ilvl="0">
      <w:startOverride w:val="1"/>
    </w:lvlOverride>
  </w:num>
  <w:num w:numId="4" w16cid:durableId="24258629">
    <w:abstractNumId w:val="1"/>
    <w:lvlOverride w:ilvl="0">
      <w:startOverride w:val="1"/>
    </w:lvlOverride>
  </w:num>
  <w:num w:numId="5" w16cid:durableId="1772791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Tinh">
    <w15:presenceInfo w15:providerId="Windows Live" w15:userId="12c36df8437544fe"/>
  </w15:person>
  <w15:person w15:author="Nguyen Truong Sinh">
    <w15:presenceInfo w15:providerId="AD" w15:userId="S::ntsinh@mso.hcmus.edu.vn::6f8326c2-4458-446f-b03d-c0bf32a50e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D4C"/>
    <w:rsid w:val="000049C0"/>
    <w:rsid w:val="000402E4"/>
    <w:rsid w:val="000D2D01"/>
    <w:rsid w:val="000F0D4C"/>
    <w:rsid w:val="000F50BF"/>
    <w:rsid w:val="00111D43"/>
    <w:rsid w:val="0017340B"/>
    <w:rsid w:val="001C2AE7"/>
    <w:rsid w:val="001D11BF"/>
    <w:rsid w:val="003053AB"/>
    <w:rsid w:val="00353BF9"/>
    <w:rsid w:val="003C4E1D"/>
    <w:rsid w:val="0048473B"/>
    <w:rsid w:val="004B18B0"/>
    <w:rsid w:val="004C6C8A"/>
    <w:rsid w:val="004D4A23"/>
    <w:rsid w:val="004F5EA3"/>
    <w:rsid w:val="00502EE3"/>
    <w:rsid w:val="00515D4C"/>
    <w:rsid w:val="00554AF1"/>
    <w:rsid w:val="00675CE6"/>
    <w:rsid w:val="00680909"/>
    <w:rsid w:val="006A5246"/>
    <w:rsid w:val="006F783F"/>
    <w:rsid w:val="00732B67"/>
    <w:rsid w:val="00756465"/>
    <w:rsid w:val="00764C89"/>
    <w:rsid w:val="007A0485"/>
    <w:rsid w:val="00877B8F"/>
    <w:rsid w:val="008A4977"/>
    <w:rsid w:val="008A4E88"/>
    <w:rsid w:val="008D782E"/>
    <w:rsid w:val="009051EE"/>
    <w:rsid w:val="0090586B"/>
    <w:rsid w:val="00925299"/>
    <w:rsid w:val="009576DA"/>
    <w:rsid w:val="00982660"/>
    <w:rsid w:val="009D1D66"/>
    <w:rsid w:val="00A01ECD"/>
    <w:rsid w:val="00A430CA"/>
    <w:rsid w:val="00A51E7C"/>
    <w:rsid w:val="00A81E39"/>
    <w:rsid w:val="00AE3AD1"/>
    <w:rsid w:val="00B47C83"/>
    <w:rsid w:val="00B56F8D"/>
    <w:rsid w:val="00B713E5"/>
    <w:rsid w:val="00BB347E"/>
    <w:rsid w:val="00C16E55"/>
    <w:rsid w:val="00C75536"/>
    <w:rsid w:val="00CD4A97"/>
    <w:rsid w:val="00CE3CBB"/>
    <w:rsid w:val="00CE4681"/>
    <w:rsid w:val="00CF31A8"/>
    <w:rsid w:val="00D84AE4"/>
    <w:rsid w:val="00DC10F2"/>
    <w:rsid w:val="00E91602"/>
    <w:rsid w:val="00EA78F8"/>
    <w:rsid w:val="00EE35CC"/>
    <w:rsid w:val="00EE6773"/>
    <w:rsid w:val="00F52272"/>
    <w:rsid w:val="00F82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6AF8B"/>
  <w15:docId w15:val="{FE4BF159-12F5-4A96-AAA3-1E4484D12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10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ap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UnresolvedMention1">
    <w:name w:val="Unresolved Mention1"/>
    <w:basedOn w:val="DefaultParagraphFont"/>
    <w:uiPriority w:val="99"/>
    <w:semiHidden/>
    <w:unhideWhenUsed/>
    <w:rsid w:val="00DC10F2"/>
    <w:rPr>
      <w:color w:val="605E5C"/>
      <w:shd w:val="clear" w:color="auto" w:fill="E1DFDD"/>
    </w:rPr>
  </w:style>
  <w:style w:type="paragraph" w:styleId="Revision">
    <w:name w:val="Revision"/>
    <w:hidden/>
    <w:uiPriority w:val="99"/>
    <w:semiHidden/>
    <w:rsid w:val="004C6C8A"/>
  </w:style>
  <w:style w:type="character" w:styleId="CommentReference">
    <w:name w:val="annotation reference"/>
    <w:basedOn w:val="DefaultParagraphFont"/>
    <w:uiPriority w:val="99"/>
    <w:semiHidden/>
    <w:unhideWhenUsed/>
    <w:rsid w:val="003053AB"/>
    <w:rPr>
      <w:sz w:val="16"/>
      <w:szCs w:val="16"/>
    </w:rPr>
  </w:style>
  <w:style w:type="paragraph" w:styleId="CommentText">
    <w:name w:val="annotation text"/>
    <w:basedOn w:val="Normal"/>
    <w:link w:val="CommentTextChar"/>
    <w:uiPriority w:val="99"/>
    <w:unhideWhenUsed/>
    <w:rsid w:val="003053AB"/>
    <w:rPr>
      <w:sz w:val="20"/>
      <w:szCs w:val="20"/>
    </w:rPr>
  </w:style>
  <w:style w:type="character" w:customStyle="1" w:styleId="CommentTextChar">
    <w:name w:val="Comment Text Char"/>
    <w:basedOn w:val="DefaultParagraphFont"/>
    <w:link w:val="CommentText"/>
    <w:uiPriority w:val="99"/>
    <w:rsid w:val="003053AB"/>
    <w:rPr>
      <w:sz w:val="20"/>
      <w:szCs w:val="20"/>
    </w:rPr>
  </w:style>
  <w:style w:type="paragraph" w:styleId="CommentSubject">
    <w:name w:val="annotation subject"/>
    <w:basedOn w:val="CommentText"/>
    <w:next w:val="CommentText"/>
    <w:link w:val="CommentSubjectChar"/>
    <w:uiPriority w:val="99"/>
    <w:semiHidden/>
    <w:unhideWhenUsed/>
    <w:rsid w:val="003053AB"/>
    <w:rPr>
      <w:b/>
      <w:bCs/>
    </w:rPr>
  </w:style>
  <w:style w:type="character" w:customStyle="1" w:styleId="CommentSubjectChar">
    <w:name w:val="Comment Subject Char"/>
    <w:basedOn w:val="CommentTextChar"/>
    <w:link w:val="CommentSubject"/>
    <w:uiPriority w:val="99"/>
    <w:semiHidden/>
    <w:rsid w:val="003053AB"/>
    <w:rPr>
      <w:b/>
      <w:bCs/>
      <w:sz w:val="20"/>
      <w:szCs w:val="20"/>
    </w:rPr>
  </w:style>
  <w:style w:type="paragraph" w:styleId="BalloonText">
    <w:name w:val="Balloon Text"/>
    <w:basedOn w:val="Normal"/>
    <w:link w:val="BalloonTextChar"/>
    <w:uiPriority w:val="99"/>
    <w:semiHidden/>
    <w:unhideWhenUsed/>
    <w:rsid w:val="007A04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0485"/>
    <w:rPr>
      <w:rFonts w:ascii="Segoe UI" w:hAnsi="Segoe UI" w:cs="Segoe UI"/>
      <w:sz w:val="18"/>
      <w:szCs w:val="18"/>
    </w:rPr>
  </w:style>
  <w:style w:type="paragraph" w:styleId="NormalWeb">
    <w:name w:val="Normal (Web)"/>
    <w:basedOn w:val="Normal"/>
    <w:uiPriority w:val="99"/>
    <w:semiHidden/>
    <w:unhideWhenUsed/>
    <w:rsid w:val="00A51E7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5066">
      <w:bodyDiv w:val="1"/>
      <w:marLeft w:val="0"/>
      <w:marRight w:val="0"/>
      <w:marTop w:val="0"/>
      <w:marBottom w:val="0"/>
      <w:divBdr>
        <w:top w:val="none" w:sz="0" w:space="0" w:color="auto"/>
        <w:left w:val="none" w:sz="0" w:space="0" w:color="auto"/>
        <w:bottom w:val="none" w:sz="0" w:space="0" w:color="auto"/>
        <w:right w:val="none" w:sz="0" w:space="0" w:color="auto"/>
      </w:divBdr>
    </w:div>
    <w:div w:id="216934037">
      <w:bodyDiv w:val="1"/>
      <w:marLeft w:val="0"/>
      <w:marRight w:val="0"/>
      <w:marTop w:val="0"/>
      <w:marBottom w:val="0"/>
      <w:divBdr>
        <w:top w:val="none" w:sz="0" w:space="0" w:color="auto"/>
        <w:left w:val="none" w:sz="0" w:space="0" w:color="auto"/>
        <w:bottom w:val="none" w:sz="0" w:space="0" w:color="auto"/>
        <w:right w:val="none" w:sz="0" w:space="0" w:color="auto"/>
      </w:divBdr>
    </w:div>
    <w:div w:id="15806025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1231</Words>
  <Characters>4555</Characters>
  <Application>Microsoft Office Word</Application>
  <DocSecurity>0</DocSecurity>
  <Lines>133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Truong Sinh</cp:lastModifiedBy>
  <cp:revision>16</cp:revision>
  <dcterms:created xsi:type="dcterms:W3CDTF">2026-02-03T04:01:00Z</dcterms:created>
  <dcterms:modified xsi:type="dcterms:W3CDTF">2026-03-11T09:00:00Z</dcterms:modified>
</cp:coreProperties>
</file>